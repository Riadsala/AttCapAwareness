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AC612" w14:textId="77777777" w:rsidR="00D21032" w:rsidRPr="00E81BDA" w:rsidRDefault="009307AE" w:rsidP="008D2AAF">
      <w:pPr>
        <w:pStyle w:val="Title"/>
        <w:keepNext w:val="0"/>
        <w:spacing w:after="300"/>
        <w:jc w:val="both"/>
        <w:rPr>
          <w:rFonts w:ascii="Palatino Linotype" w:eastAsia="Palatino Linotype" w:hAnsi="Palatino Linotype" w:cs="Palatino Linotype"/>
          <w:b w:val="0"/>
          <w:bCs w:val="0"/>
          <w:smallCaps/>
          <w:sz w:val="52"/>
          <w:szCs w:val="52"/>
          <w:lang w:val="en-GB"/>
          <w:rPrChange w:id="0" w:author="Alasdair Clarke" w:date="2016-02-03T14:28:00Z">
            <w:rPr>
              <w:rFonts w:ascii="Palatino Linotype" w:eastAsia="Palatino Linotype" w:hAnsi="Palatino Linotype" w:cs="Palatino Linotype"/>
              <w:b w:val="0"/>
              <w:bCs w:val="0"/>
              <w:smallCaps/>
              <w:sz w:val="52"/>
              <w:szCs w:val="52"/>
            </w:rPr>
          </w:rPrChange>
        </w:rPr>
      </w:pPr>
      <w:r w:rsidRPr="00E81BDA">
        <w:rPr>
          <w:rFonts w:ascii="Palatino Linotype" w:eastAsia="Palatino Linotype" w:hAnsi="Palatino Linotype" w:cs="Palatino Linotype"/>
          <w:b w:val="0"/>
          <w:bCs w:val="0"/>
          <w:smallCaps/>
          <w:sz w:val="52"/>
          <w:szCs w:val="52"/>
          <w:lang w:val="en-GB"/>
          <w:rPrChange w:id="1" w:author="Alasdair Clarke" w:date="2016-02-03T14:28:00Z">
            <w:rPr>
              <w:rFonts w:ascii="Palatino Linotype" w:eastAsia="Palatino Linotype" w:hAnsi="Palatino Linotype" w:cs="Palatino Linotype"/>
              <w:b w:val="0"/>
              <w:bCs w:val="0"/>
              <w:smallCaps/>
              <w:sz w:val="52"/>
              <w:szCs w:val="52"/>
            </w:rPr>
          </w:rPrChange>
        </w:rPr>
        <w:t>Influence of attention capture on eye movement awareness</w:t>
      </w:r>
    </w:p>
    <w:p w14:paraId="09BD88C5" w14:textId="77777777" w:rsidR="00D21032" w:rsidRPr="00E81BD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Change w:id="2" w:author="Alasdair Clarke" w:date="2016-02-03T14:28:00Z">
            <w:rPr>
              <w:rFonts w:ascii="Palatino Linotype" w:eastAsia="Palatino Linotype" w:hAnsi="Palatino Linotype" w:cs="Palatino Linotype"/>
              <w:i/>
              <w:iCs/>
              <w:smallCaps/>
              <w:spacing w:val="10"/>
              <w:sz w:val="24"/>
              <w:szCs w:val="24"/>
            </w:rPr>
          </w:rPrChange>
        </w:rPr>
      </w:pPr>
      <w:r w:rsidRPr="00E81BDA">
        <w:rPr>
          <w:rFonts w:ascii="Palatino Linotype" w:eastAsia="Palatino Linotype" w:hAnsi="Palatino Linotype" w:cs="Palatino Linotype"/>
          <w:i/>
          <w:iCs/>
          <w:smallCaps/>
          <w:spacing w:val="10"/>
          <w:sz w:val="24"/>
          <w:szCs w:val="24"/>
          <w:lang w:val="en-GB"/>
          <w:rPrChange w:id="3" w:author="Alasdair Clarke" w:date="2016-02-03T14:28:00Z">
            <w:rPr>
              <w:rFonts w:ascii="Palatino Linotype" w:eastAsia="Palatino Linotype" w:hAnsi="Palatino Linotype" w:cs="Palatino Linotype"/>
              <w:i/>
              <w:iCs/>
              <w:smallCaps/>
              <w:spacing w:val="10"/>
              <w:sz w:val="24"/>
              <w:szCs w:val="24"/>
            </w:rPr>
          </w:rPrChange>
        </w:rPr>
        <w:t>Aoife Mahon*, Alasdair D. F. Clarke*, &amp; Amelia R. Hunt*</w:t>
      </w:r>
    </w:p>
    <w:p w14:paraId="47349414" w14:textId="77777777" w:rsidR="00D21032" w:rsidRPr="00E81BD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Change w:id="4" w:author="Alasdair Clarke" w:date="2016-02-03T14:28:00Z">
            <w:rPr>
              <w:rFonts w:ascii="Palatino Linotype" w:eastAsia="Palatino Linotype" w:hAnsi="Palatino Linotype" w:cs="Palatino Linotype"/>
              <w:i/>
              <w:iCs/>
              <w:smallCaps/>
              <w:spacing w:val="10"/>
              <w:sz w:val="24"/>
              <w:szCs w:val="24"/>
            </w:rPr>
          </w:rPrChange>
        </w:rPr>
      </w:pPr>
      <w:r w:rsidRPr="00E81BDA">
        <w:rPr>
          <w:rFonts w:ascii="Palatino Linotype" w:eastAsia="Palatino Linotype" w:hAnsi="Palatino Linotype" w:cs="Palatino Linotype"/>
          <w:i/>
          <w:iCs/>
          <w:smallCaps/>
          <w:spacing w:val="10"/>
          <w:sz w:val="24"/>
          <w:szCs w:val="24"/>
          <w:lang w:val="en-GB"/>
          <w:rPrChange w:id="5" w:author="Alasdair Clarke" w:date="2016-02-03T14:28:00Z">
            <w:rPr>
              <w:rFonts w:ascii="Palatino Linotype" w:eastAsia="Palatino Linotype" w:hAnsi="Palatino Linotype" w:cs="Palatino Linotype"/>
              <w:i/>
              <w:iCs/>
              <w:smallCaps/>
              <w:spacing w:val="10"/>
              <w:sz w:val="24"/>
              <w:szCs w:val="24"/>
            </w:rPr>
          </w:rPrChange>
        </w:rPr>
        <w:t>*School of Psychology, University of Aberdeen</w:t>
      </w:r>
    </w:p>
    <w:p w14:paraId="4721AB0B" w14:textId="77777777" w:rsidR="00D21032" w:rsidRPr="00E81BDA" w:rsidRDefault="00D21032"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Change w:id="6" w:author="Alasdair Clarke" w:date="2016-02-03T14:28:00Z">
            <w:rPr>
              <w:rFonts w:ascii="Palatino Linotype" w:eastAsia="Palatino Linotype" w:hAnsi="Palatino Linotype" w:cs="Palatino Linotype"/>
              <w:i/>
              <w:iCs/>
              <w:smallCaps/>
              <w:spacing w:val="10"/>
              <w:sz w:val="24"/>
              <w:szCs w:val="24"/>
            </w:rPr>
          </w:rPrChange>
        </w:rPr>
      </w:pPr>
    </w:p>
    <w:p w14:paraId="71AB8E6C" w14:textId="77777777" w:rsidR="00D21032" w:rsidRPr="00E81BDA" w:rsidRDefault="009307AE" w:rsidP="00D21010">
      <w:pPr>
        <w:pStyle w:val="Heading"/>
        <w:keepLines/>
        <w:spacing w:before="480"/>
        <w:jc w:val="both"/>
        <w:rPr>
          <w:rFonts w:ascii="Palatino Linotype" w:eastAsia="Palatino Linotype" w:hAnsi="Palatino Linotype" w:cs="Palatino Linotype"/>
          <w:sz w:val="32"/>
          <w:szCs w:val="32"/>
          <w:lang w:val="en-GB"/>
          <w:rPrChange w:id="7" w:author="Alasdair Clarke" w:date="2016-02-03T14:28:00Z">
            <w:rPr>
              <w:rFonts w:ascii="Palatino Linotype" w:eastAsia="Palatino Linotype" w:hAnsi="Palatino Linotype" w:cs="Palatino Linotype"/>
              <w:sz w:val="32"/>
              <w:szCs w:val="32"/>
            </w:rPr>
          </w:rPrChange>
        </w:rPr>
      </w:pPr>
      <w:r w:rsidRPr="00E81BDA">
        <w:rPr>
          <w:rFonts w:ascii="Palatino Linotype" w:eastAsia="Palatino Linotype" w:hAnsi="Palatino Linotype" w:cs="Palatino Linotype"/>
          <w:sz w:val="32"/>
          <w:szCs w:val="32"/>
          <w:lang w:val="en-GB"/>
          <w:rPrChange w:id="8" w:author="Alasdair Clarke" w:date="2016-02-03T14:28:00Z">
            <w:rPr>
              <w:rFonts w:ascii="Palatino Linotype" w:eastAsia="Palatino Linotype" w:hAnsi="Palatino Linotype" w:cs="Palatino Linotype"/>
              <w:sz w:val="32"/>
              <w:szCs w:val="32"/>
            </w:rPr>
          </w:rPrChange>
        </w:rPr>
        <w:t>Abstract</w:t>
      </w:r>
    </w:p>
    <w:p w14:paraId="5D83C5BC" w14:textId="77777777" w:rsidR="00D21010" w:rsidRPr="00E81BDA" w:rsidRDefault="00D21010" w:rsidP="00D21010">
      <w:pPr>
        <w:pStyle w:val="BodyA"/>
        <w:rPr>
          <w:lang w:val="en-GB"/>
          <w:rPrChange w:id="9" w:author="Alasdair Clarke" w:date="2016-02-03T14:28:00Z">
            <w:rPr/>
          </w:rPrChange>
        </w:rPr>
      </w:pPr>
    </w:p>
    <w:p w14:paraId="2345AAEB" w14:textId="77777777" w:rsidR="00D21010" w:rsidRPr="00E81BDA" w:rsidRDefault="00D21010" w:rsidP="00D21010">
      <w:pPr>
        <w:pStyle w:val="BodyA"/>
        <w:rPr>
          <w:lang w:val="en-GB"/>
          <w:rPrChange w:id="10" w:author="Alasdair Clarke" w:date="2016-02-03T14:28:00Z">
            <w:rPr/>
          </w:rPrChange>
        </w:rPr>
      </w:pPr>
      <w:r w:rsidRPr="00E81BDA">
        <w:rPr>
          <w:lang w:val="en-GB"/>
          <w:rPrChange w:id="11" w:author="Alasdair Clarke" w:date="2016-02-03T14:28:00Z">
            <w:rPr/>
          </w:rPrChange>
        </w:rPr>
        <w:t>To be complete when the paper is finished</w:t>
      </w:r>
    </w:p>
    <w:p w14:paraId="42BAC93F" w14:textId="77777777" w:rsidR="00897098" w:rsidRPr="00E81BDA" w:rsidRDefault="00897098" w:rsidP="008D2AAF">
      <w:pPr>
        <w:pStyle w:val="Heading"/>
        <w:keepLines/>
        <w:spacing w:before="480"/>
        <w:jc w:val="both"/>
        <w:rPr>
          <w:rFonts w:ascii="Palatino Linotype" w:eastAsia="Palatino Linotype" w:hAnsi="Palatino Linotype" w:cs="Palatino Linotype"/>
          <w:sz w:val="22"/>
          <w:szCs w:val="22"/>
          <w:lang w:val="en-GB"/>
          <w:rPrChange w:id="12" w:author="Alasdair Clarke" w:date="2016-02-03T14:28:00Z">
            <w:rPr>
              <w:rFonts w:ascii="Palatino Linotype" w:eastAsia="Palatino Linotype" w:hAnsi="Palatino Linotype" w:cs="Palatino Linotype"/>
              <w:sz w:val="22"/>
              <w:szCs w:val="22"/>
            </w:rPr>
          </w:rPrChange>
        </w:rPr>
      </w:pPr>
    </w:p>
    <w:p w14:paraId="12C7417E" w14:textId="77777777" w:rsidR="00897098" w:rsidRPr="00E81BDA" w:rsidRDefault="00897098" w:rsidP="008D2AAF">
      <w:pPr>
        <w:pStyle w:val="Heading"/>
        <w:keepLines/>
        <w:spacing w:before="480"/>
        <w:jc w:val="both"/>
        <w:rPr>
          <w:rFonts w:ascii="Palatino Linotype" w:eastAsia="Palatino Linotype" w:hAnsi="Palatino Linotype" w:cs="Palatino Linotype"/>
          <w:sz w:val="22"/>
          <w:szCs w:val="22"/>
          <w:lang w:val="en-GB"/>
          <w:rPrChange w:id="13" w:author="Alasdair Clarke" w:date="2016-02-03T14:28:00Z">
            <w:rPr>
              <w:rFonts w:ascii="Palatino Linotype" w:eastAsia="Palatino Linotype" w:hAnsi="Palatino Linotype" w:cs="Palatino Linotype"/>
              <w:sz w:val="22"/>
              <w:szCs w:val="22"/>
            </w:rPr>
          </w:rPrChange>
        </w:rPr>
      </w:pPr>
    </w:p>
    <w:p w14:paraId="01283CD1" w14:textId="77777777" w:rsidR="00897098" w:rsidRPr="00E81BDA" w:rsidRDefault="00897098" w:rsidP="008D2AAF">
      <w:pPr>
        <w:pStyle w:val="Heading"/>
        <w:keepLines/>
        <w:spacing w:before="480"/>
        <w:jc w:val="both"/>
        <w:rPr>
          <w:rFonts w:ascii="Palatino Linotype" w:eastAsia="Palatino Linotype" w:hAnsi="Palatino Linotype" w:cs="Palatino Linotype"/>
          <w:sz w:val="22"/>
          <w:szCs w:val="22"/>
          <w:lang w:val="en-GB"/>
          <w:rPrChange w:id="14" w:author="Alasdair Clarke" w:date="2016-02-03T14:28:00Z">
            <w:rPr>
              <w:rFonts w:ascii="Palatino Linotype" w:eastAsia="Palatino Linotype" w:hAnsi="Palatino Linotype" w:cs="Palatino Linotype"/>
              <w:sz w:val="22"/>
              <w:szCs w:val="22"/>
            </w:rPr>
          </w:rPrChange>
        </w:rPr>
      </w:pPr>
    </w:p>
    <w:p w14:paraId="7FB1E0AF" w14:textId="77777777" w:rsidR="00897098" w:rsidRPr="00E81BDA" w:rsidRDefault="00897098" w:rsidP="008D2AAF">
      <w:pPr>
        <w:pStyle w:val="Heading"/>
        <w:keepLines/>
        <w:spacing w:before="480"/>
        <w:jc w:val="both"/>
        <w:rPr>
          <w:rFonts w:ascii="Palatino Linotype" w:eastAsia="Palatino Linotype" w:hAnsi="Palatino Linotype" w:cs="Palatino Linotype"/>
          <w:sz w:val="22"/>
          <w:szCs w:val="22"/>
          <w:lang w:val="en-GB"/>
          <w:rPrChange w:id="15" w:author="Alasdair Clarke" w:date="2016-02-03T14:28:00Z">
            <w:rPr>
              <w:rFonts w:ascii="Palatino Linotype" w:eastAsia="Palatino Linotype" w:hAnsi="Palatino Linotype" w:cs="Palatino Linotype"/>
              <w:sz w:val="22"/>
              <w:szCs w:val="22"/>
            </w:rPr>
          </w:rPrChange>
        </w:rPr>
      </w:pPr>
    </w:p>
    <w:p w14:paraId="660593B5" w14:textId="77777777" w:rsidR="00897098" w:rsidRPr="00E81BDA" w:rsidRDefault="00897098" w:rsidP="008D2AAF">
      <w:pPr>
        <w:pStyle w:val="Heading"/>
        <w:keepLines/>
        <w:spacing w:before="480"/>
        <w:jc w:val="both"/>
        <w:rPr>
          <w:rFonts w:ascii="Palatino Linotype" w:eastAsia="Palatino Linotype" w:hAnsi="Palatino Linotype" w:cs="Palatino Linotype"/>
          <w:sz w:val="22"/>
          <w:szCs w:val="22"/>
          <w:lang w:val="en-GB"/>
          <w:rPrChange w:id="16" w:author="Alasdair Clarke" w:date="2016-02-03T14:28:00Z">
            <w:rPr>
              <w:rFonts w:ascii="Palatino Linotype" w:eastAsia="Palatino Linotype" w:hAnsi="Palatino Linotype" w:cs="Palatino Linotype"/>
              <w:sz w:val="22"/>
              <w:szCs w:val="22"/>
            </w:rPr>
          </w:rPrChange>
        </w:rPr>
      </w:pPr>
    </w:p>
    <w:p w14:paraId="7F006EFA" w14:textId="77777777" w:rsidR="00D21032" w:rsidRPr="00E81BDA" w:rsidRDefault="009307AE" w:rsidP="008D2AAF">
      <w:pPr>
        <w:pStyle w:val="Heading"/>
        <w:keepLines/>
        <w:spacing w:before="480"/>
        <w:jc w:val="both"/>
        <w:rPr>
          <w:rFonts w:ascii="Palatino Linotype" w:eastAsia="Palatino Linotype" w:hAnsi="Palatino Linotype" w:cs="Palatino Linotype"/>
          <w:color w:val="3170A8"/>
          <w:sz w:val="32"/>
          <w:szCs w:val="32"/>
          <w:u w:color="3170A8"/>
          <w:lang w:val="en-GB"/>
          <w:rPrChange w:id="17" w:author="Alasdair Clarke" w:date="2016-02-03T14:28:00Z">
            <w:rPr>
              <w:rFonts w:ascii="Palatino Linotype" w:eastAsia="Palatino Linotype" w:hAnsi="Palatino Linotype" w:cs="Palatino Linotype"/>
              <w:color w:val="3170A8"/>
              <w:sz w:val="32"/>
              <w:szCs w:val="32"/>
              <w:u w:color="3170A8"/>
              <w:lang w:val="fr-FR"/>
            </w:rPr>
          </w:rPrChange>
        </w:rPr>
      </w:pPr>
      <w:r w:rsidRPr="00E81BDA">
        <w:rPr>
          <w:rFonts w:ascii="Palatino Linotype" w:eastAsia="Palatino Linotype" w:hAnsi="Palatino Linotype" w:cs="Palatino Linotype"/>
          <w:sz w:val="32"/>
          <w:szCs w:val="32"/>
          <w:lang w:val="en-GB"/>
          <w:rPrChange w:id="18" w:author="Alasdair Clarke" w:date="2016-02-03T14:28:00Z">
            <w:rPr>
              <w:rFonts w:ascii="Palatino Linotype" w:eastAsia="Palatino Linotype" w:hAnsi="Palatino Linotype" w:cs="Palatino Linotype"/>
              <w:sz w:val="32"/>
              <w:szCs w:val="32"/>
              <w:lang w:val="fr-FR"/>
            </w:rPr>
          </w:rPrChange>
        </w:rPr>
        <w:t>Introduction</w:t>
      </w:r>
    </w:p>
    <w:p w14:paraId="4EAE600F" w14:textId="77777777" w:rsidR="00D21032" w:rsidRPr="00E81BDA" w:rsidRDefault="00D21032" w:rsidP="008D2AAF">
      <w:pPr>
        <w:pStyle w:val="BodyA"/>
        <w:spacing w:after="200" w:line="276" w:lineRule="auto"/>
        <w:ind w:firstLine="720"/>
        <w:jc w:val="both"/>
        <w:rPr>
          <w:rFonts w:ascii="Palatino Linotype" w:eastAsia="Palatino Linotype" w:hAnsi="Palatino Linotype" w:cs="Palatino Linotype"/>
          <w:lang w:val="en-GB"/>
          <w:rPrChange w:id="19" w:author="Alasdair Clarke" w:date="2016-02-03T14:28:00Z">
            <w:rPr>
              <w:rFonts w:ascii="Palatino Linotype" w:eastAsia="Palatino Linotype" w:hAnsi="Palatino Linotype" w:cs="Palatino Linotype"/>
            </w:rPr>
          </w:rPrChange>
        </w:rPr>
      </w:pPr>
    </w:p>
    <w:p w14:paraId="12A80761" w14:textId="77777777" w:rsidR="00D21032" w:rsidRPr="00E81BDA" w:rsidRDefault="00D21010" w:rsidP="008D2AAF">
      <w:pPr>
        <w:pStyle w:val="BodyA"/>
        <w:spacing w:after="200" w:line="276" w:lineRule="auto"/>
        <w:jc w:val="both"/>
        <w:rPr>
          <w:rFonts w:ascii="Palatino Linotype" w:eastAsia="Palatino Linotype" w:hAnsi="Palatino Linotype" w:cs="Palatino Linotype"/>
          <w:lang w:val="en-GB"/>
          <w:rPrChange w:id="20"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1" w:author="Alasdair Clarke" w:date="2016-02-03T14:28:00Z">
            <w:rPr>
              <w:rFonts w:ascii="Palatino Linotype" w:eastAsia="Palatino Linotype" w:hAnsi="Palatino Linotype" w:cs="Palatino Linotype"/>
            </w:rPr>
          </w:rPrChange>
        </w:rPr>
        <w:t>E</w:t>
      </w:r>
      <w:r w:rsidR="009307AE" w:rsidRPr="00E81BDA">
        <w:rPr>
          <w:rFonts w:ascii="Palatino Linotype" w:eastAsia="Palatino Linotype" w:hAnsi="Palatino Linotype" w:cs="Palatino Linotype"/>
          <w:lang w:val="en-GB"/>
          <w:rPrChange w:id="22" w:author="Alasdair Clarke" w:date="2016-02-03T14:28:00Z">
            <w:rPr>
              <w:rFonts w:ascii="Palatino Linotype" w:eastAsia="Palatino Linotype" w:hAnsi="Palatino Linotype" w:cs="Palatino Linotype"/>
            </w:rPr>
          </w:rPrChange>
        </w:rPr>
        <w:t xml:space="preserve">veryday environments are abundant with visual information competing for our attention. To successfully interact within these </w:t>
      </w:r>
      <w:proofErr w:type="gramStart"/>
      <w:r w:rsidR="009307AE" w:rsidRPr="00E81BDA">
        <w:rPr>
          <w:rFonts w:ascii="Palatino Linotype" w:eastAsia="Palatino Linotype" w:hAnsi="Palatino Linotype" w:cs="Palatino Linotype"/>
          <w:lang w:val="en-GB"/>
          <w:rPrChange w:id="23" w:author="Alasdair Clarke" w:date="2016-02-03T14:28:00Z">
            <w:rPr>
              <w:rFonts w:ascii="Palatino Linotype" w:eastAsia="Palatino Linotype" w:hAnsi="Palatino Linotype" w:cs="Palatino Linotype"/>
            </w:rPr>
          </w:rPrChange>
        </w:rPr>
        <w:t>environments</w:t>
      </w:r>
      <w:proofErr w:type="gramEnd"/>
      <w:r w:rsidR="009307AE" w:rsidRPr="00E81BDA">
        <w:rPr>
          <w:rFonts w:ascii="Palatino Linotype" w:eastAsia="Palatino Linotype" w:hAnsi="Palatino Linotype" w:cs="Palatino Linotype"/>
          <w:lang w:val="en-GB"/>
          <w:rPrChange w:id="24" w:author="Alasdair Clarke" w:date="2016-02-03T14:28:00Z">
            <w:rPr>
              <w:rFonts w:ascii="Palatino Linotype" w:eastAsia="Palatino Linotype" w:hAnsi="Palatino Linotype" w:cs="Palatino Linotype"/>
            </w:rPr>
          </w:rPrChange>
        </w:rPr>
        <w:t xml:space="preserve"> we constantly update the information available to us, by executing upwards of three saccades a second. This </w:t>
      </w:r>
      <w:r w:rsidRPr="00E81BDA">
        <w:rPr>
          <w:rFonts w:ascii="Palatino Linotype" w:eastAsia="Palatino Linotype" w:hAnsi="Palatino Linotype" w:cs="Palatino Linotype"/>
          <w:lang w:val="en-GB"/>
          <w:rPrChange w:id="25" w:author="Alasdair Clarke" w:date="2016-02-03T14:28:00Z">
            <w:rPr>
              <w:rFonts w:ascii="Palatino Linotype" w:eastAsia="Palatino Linotype" w:hAnsi="Palatino Linotype" w:cs="Palatino Linotype"/>
            </w:rPr>
          </w:rPrChange>
        </w:rPr>
        <w:t>results in</w:t>
      </w:r>
      <w:r w:rsidR="009307AE" w:rsidRPr="00E81BDA">
        <w:rPr>
          <w:rFonts w:ascii="Palatino Linotype" w:eastAsia="Palatino Linotype" w:hAnsi="Palatino Linotype" w:cs="Palatino Linotype"/>
          <w:lang w:val="en-GB"/>
          <w:rPrChange w:id="26" w:author="Alasdair Clarke" w:date="2016-02-03T14:28:00Z">
            <w:rPr>
              <w:rFonts w:ascii="Palatino Linotype" w:eastAsia="Palatino Linotype" w:hAnsi="Palatino Linotype" w:cs="Palatino Linotype"/>
            </w:rPr>
          </w:rPrChange>
        </w:rPr>
        <w:t xml:space="preserve"> vast am</w:t>
      </w:r>
      <w:r w:rsidRPr="00E81BDA">
        <w:rPr>
          <w:rFonts w:ascii="Palatino Linotype" w:eastAsia="Palatino Linotype" w:hAnsi="Palatino Linotype" w:cs="Palatino Linotype"/>
          <w:lang w:val="en-GB"/>
          <w:rPrChange w:id="27" w:author="Alasdair Clarke" w:date="2016-02-03T14:28:00Z">
            <w:rPr>
              <w:rFonts w:ascii="Palatino Linotype" w:eastAsia="Palatino Linotype" w:hAnsi="Palatino Linotype" w:cs="Palatino Linotype"/>
            </w:rPr>
          </w:rPrChange>
        </w:rPr>
        <w:t>ounts of information. S</w:t>
      </w:r>
      <w:r w:rsidR="009307AE" w:rsidRPr="00E81BDA">
        <w:rPr>
          <w:rFonts w:ascii="Palatino Linotype" w:eastAsia="Palatino Linotype" w:hAnsi="Palatino Linotype" w:cs="Palatino Linotype"/>
          <w:lang w:val="en-GB"/>
          <w:rPrChange w:id="28" w:author="Alasdair Clarke" w:date="2016-02-03T14:28:00Z">
            <w:rPr>
              <w:rFonts w:ascii="Palatino Linotype" w:eastAsia="Palatino Linotype" w:hAnsi="Palatino Linotype" w:cs="Palatino Linotype"/>
            </w:rPr>
          </w:rPrChange>
        </w:rPr>
        <w:t xml:space="preserve">elective attention </w:t>
      </w:r>
      <w:r w:rsidRPr="00E81BDA">
        <w:rPr>
          <w:rFonts w:ascii="Palatino Linotype" w:eastAsia="Palatino Linotype" w:hAnsi="Palatino Linotype" w:cs="Palatino Linotype"/>
          <w:lang w:val="en-GB"/>
          <w:rPrChange w:id="29" w:author="Alasdair Clarke" w:date="2016-02-03T14:28:00Z">
            <w:rPr>
              <w:rFonts w:ascii="Palatino Linotype" w:eastAsia="Palatino Linotype" w:hAnsi="Palatino Linotype" w:cs="Palatino Linotype"/>
            </w:rPr>
          </w:rPrChange>
        </w:rPr>
        <w:t>is employed to identify</w:t>
      </w:r>
      <w:r w:rsidR="009307AE" w:rsidRPr="00E81BDA">
        <w:rPr>
          <w:rFonts w:ascii="Palatino Linotype" w:eastAsia="Palatino Linotype" w:hAnsi="Palatino Linotype" w:cs="Palatino Linotype"/>
          <w:lang w:val="en-GB"/>
          <w:rPrChange w:id="30" w:author="Alasdair Clarke" w:date="2016-02-03T14:28:00Z">
            <w:rPr>
              <w:rFonts w:ascii="Palatino Linotype" w:eastAsia="Palatino Linotype" w:hAnsi="Palatino Linotype" w:cs="Palatino Linotype"/>
            </w:rPr>
          </w:rPrChange>
        </w:rPr>
        <w:t xml:space="preserve"> </w:t>
      </w:r>
      <w:ins w:id="31" w:author="Clarke" w:date="2016-02-03T10:33:00Z">
        <w:r w:rsidR="003A458C" w:rsidRPr="00E81BDA">
          <w:rPr>
            <w:rFonts w:ascii="Palatino Linotype" w:eastAsia="Palatino Linotype" w:hAnsi="Palatino Linotype" w:cs="Palatino Linotype"/>
            <w:lang w:val="en-GB"/>
            <w:rPrChange w:id="32" w:author="Alasdair Clarke" w:date="2016-02-03T14:28:00Z">
              <w:rPr>
                <w:rFonts w:ascii="Palatino Linotype" w:eastAsia="Palatino Linotype" w:hAnsi="Palatino Linotype" w:cs="Palatino Linotype"/>
              </w:rPr>
            </w:rPrChange>
          </w:rPr>
          <w:t xml:space="preserve">relevant </w:t>
        </w:r>
      </w:ins>
      <w:r w:rsidR="009307AE" w:rsidRPr="00E81BDA">
        <w:rPr>
          <w:rFonts w:ascii="Palatino Linotype" w:eastAsia="Palatino Linotype" w:hAnsi="Palatino Linotype" w:cs="Palatino Linotype"/>
          <w:lang w:val="en-GB"/>
          <w:rPrChange w:id="33" w:author="Alasdair Clarke" w:date="2016-02-03T14:28:00Z">
            <w:rPr>
              <w:rFonts w:ascii="Palatino Linotype" w:eastAsia="Palatino Linotype" w:hAnsi="Palatino Linotype" w:cs="Palatino Linotype"/>
            </w:rPr>
          </w:rPrChange>
        </w:rPr>
        <w:t xml:space="preserve">information </w:t>
      </w:r>
      <w:del w:id="34" w:author="Clarke" w:date="2016-02-03T10:33:00Z">
        <w:r w:rsidRPr="00E81BDA" w:rsidDel="003A458C">
          <w:rPr>
            <w:rFonts w:ascii="Palatino Linotype" w:eastAsia="Palatino Linotype" w:hAnsi="Palatino Linotype" w:cs="Palatino Linotype"/>
            <w:lang w:val="en-GB"/>
            <w:rPrChange w:id="35" w:author="Alasdair Clarke" w:date="2016-02-03T14:28:00Z">
              <w:rPr>
                <w:rFonts w:ascii="Palatino Linotype" w:eastAsia="Palatino Linotype" w:hAnsi="Palatino Linotype" w:cs="Palatino Linotype"/>
              </w:rPr>
            </w:rPrChange>
          </w:rPr>
          <w:delText>of relevance</w:delText>
        </w:r>
      </w:del>
      <w:ins w:id="36" w:author="Clarke" w:date="2016-02-03T10:33:00Z">
        <w:r w:rsidR="003A458C" w:rsidRPr="00E81BDA">
          <w:rPr>
            <w:rFonts w:ascii="Palatino Linotype" w:eastAsia="Palatino Linotype" w:hAnsi="Palatino Linotype" w:cs="Palatino Linotype"/>
            <w:lang w:val="en-GB"/>
            <w:rPrChange w:id="37" w:author="Alasdair Clarke" w:date="2016-02-03T14:28:00Z">
              <w:rPr>
                <w:rFonts w:ascii="Palatino Linotype" w:eastAsia="Palatino Linotype" w:hAnsi="Palatino Linotype" w:cs="Palatino Linotype"/>
              </w:rPr>
            </w:rPrChange>
          </w:rPr>
          <w:t>while</w:t>
        </w:r>
      </w:ins>
      <w:del w:id="38" w:author="Clarke" w:date="2016-02-03T10:33:00Z">
        <w:r w:rsidRPr="00E81BDA" w:rsidDel="003A458C">
          <w:rPr>
            <w:rFonts w:ascii="Palatino Linotype" w:eastAsia="Palatino Linotype" w:hAnsi="Palatino Linotype" w:cs="Palatino Linotype"/>
            <w:lang w:val="en-GB"/>
            <w:rPrChange w:id="39" w:author="Alasdair Clarke" w:date="2016-02-03T14:28:00Z">
              <w:rPr>
                <w:rFonts w:ascii="Palatino Linotype" w:eastAsia="Palatino Linotype" w:hAnsi="Palatino Linotype" w:cs="Palatino Linotype"/>
              </w:rPr>
            </w:rPrChange>
          </w:rPr>
          <w:delText>,</w:delText>
        </w:r>
      </w:del>
      <w:r w:rsidRPr="00E81BDA">
        <w:rPr>
          <w:rFonts w:ascii="Palatino Linotype" w:eastAsia="Palatino Linotype" w:hAnsi="Palatino Linotype" w:cs="Palatino Linotype"/>
          <w:lang w:val="en-GB"/>
          <w:rPrChange w:id="40" w:author="Alasdair Clarke" w:date="2016-02-03T14:28:00Z">
            <w:rPr>
              <w:rFonts w:ascii="Palatino Linotype" w:eastAsia="Palatino Linotype" w:hAnsi="Palatino Linotype" w:cs="Palatino Linotype"/>
            </w:rPr>
          </w:rPrChange>
        </w:rPr>
        <w:t xml:space="preserve"> inhibiting</w:t>
      </w:r>
      <w:del w:id="41" w:author="Clarke" w:date="2016-02-03T10:34:00Z">
        <w:r w:rsidR="009307AE" w:rsidRPr="00E81BDA" w:rsidDel="003A458C">
          <w:rPr>
            <w:rFonts w:ascii="Palatino Linotype" w:eastAsia="Palatino Linotype" w:hAnsi="Palatino Linotype" w:cs="Palatino Linotype"/>
            <w:lang w:val="en-GB"/>
            <w:rPrChange w:id="42" w:author="Alasdair Clarke" w:date="2016-02-03T14:28:00Z">
              <w:rPr>
                <w:rFonts w:ascii="Palatino Linotype" w:eastAsia="Palatino Linotype" w:hAnsi="Palatino Linotype" w:cs="Palatino Linotype"/>
              </w:rPr>
            </w:rPrChange>
          </w:rPr>
          <w:delText xml:space="preserve"> irr</w:delText>
        </w:r>
        <w:r w:rsidRPr="00E81BDA" w:rsidDel="003A458C">
          <w:rPr>
            <w:rFonts w:ascii="Palatino Linotype" w:eastAsia="Palatino Linotype" w:hAnsi="Palatino Linotype" w:cs="Palatino Linotype"/>
            <w:lang w:val="en-GB"/>
            <w:rPrChange w:id="43" w:author="Alasdair Clarke" w:date="2016-02-03T14:28:00Z">
              <w:rPr>
                <w:rFonts w:ascii="Palatino Linotype" w:eastAsia="Palatino Linotype" w:hAnsi="Palatino Linotype" w:cs="Palatino Linotype"/>
              </w:rPr>
            </w:rPrChange>
          </w:rPr>
          <w:delText>el</w:delText>
        </w:r>
      </w:del>
      <w:del w:id="44" w:author="Clarke" w:date="2016-02-03T10:33:00Z">
        <w:r w:rsidRPr="00E81BDA" w:rsidDel="003A458C">
          <w:rPr>
            <w:rFonts w:ascii="Palatino Linotype" w:eastAsia="Palatino Linotype" w:hAnsi="Palatino Linotype" w:cs="Palatino Linotype"/>
            <w:lang w:val="en-GB"/>
            <w:rPrChange w:id="45" w:author="Alasdair Clarke" w:date="2016-02-03T14:28:00Z">
              <w:rPr>
                <w:rFonts w:ascii="Palatino Linotype" w:eastAsia="Palatino Linotype" w:hAnsi="Palatino Linotype" w:cs="Palatino Linotype"/>
              </w:rPr>
            </w:rPrChange>
          </w:rPr>
          <w:delText>evant</w:delText>
        </w:r>
      </w:del>
      <w:r w:rsidRPr="00E81BDA">
        <w:rPr>
          <w:rFonts w:ascii="Palatino Linotype" w:eastAsia="Palatino Linotype" w:hAnsi="Palatino Linotype" w:cs="Palatino Linotype"/>
          <w:lang w:val="en-GB"/>
          <w:rPrChange w:id="46" w:author="Alasdair Clarke" w:date="2016-02-03T14:28:00Z">
            <w:rPr>
              <w:rFonts w:ascii="Palatino Linotype" w:eastAsia="Palatino Linotype" w:hAnsi="Palatino Linotype" w:cs="Palatino Linotype"/>
            </w:rPr>
          </w:rPrChange>
        </w:rPr>
        <w:t xml:space="preserve">. </w:t>
      </w:r>
      <w:ins w:id="47" w:author="Clarke" w:date="2016-02-03T10:39:00Z">
        <w:r w:rsidR="003A458C" w:rsidRPr="00E81BDA">
          <w:rPr>
            <w:rFonts w:ascii="Palatino Linotype" w:eastAsia="Palatino Linotype" w:hAnsi="Palatino Linotype" w:cs="Palatino Linotype"/>
            <w:lang w:val="en-GB"/>
            <w:rPrChange w:id="48" w:author="Alasdair Clarke" w:date="2016-02-03T14:28:00Z">
              <w:rPr>
                <w:rFonts w:ascii="Palatino Linotype" w:eastAsia="Palatino Linotype" w:hAnsi="Palatino Linotype" w:cs="Palatino Linotype"/>
              </w:rPr>
            </w:rPrChange>
          </w:rPr>
          <w:t xml:space="preserve">In the three studies presented below, we investigate </w:t>
        </w:r>
      </w:ins>
      <w:del w:id="49" w:author="Clarke" w:date="2016-02-03T10:38:00Z">
        <w:r w:rsidRPr="00E81BDA" w:rsidDel="003A458C">
          <w:rPr>
            <w:rFonts w:ascii="Palatino Linotype" w:eastAsia="Palatino Linotype" w:hAnsi="Palatino Linotype" w:cs="Palatino Linotype"/>
            <w:lang w:val="en-GB"/>
            <w:rPrChange w:id="50" w:author="Alasdair Clarke" w:date="2016-02-03T14:28:00Z">
              <w:rPr>
                <w:rFonts w:ascii="Palatino Linotype" w:eastAsia="Palatino Linotype" w:hAnsi="Palatino Linotype" w:cs="Palatino Linotype"/>
              </w:rPr>
            </w:rPrChange>
          </w:rPr>
          <w:delText>This process is fundamental to successful interactions</w:delText>
        </w:r>
        <w:r w:rsidR="009307AE" w:rsidRPr="00E81BDA" w:rsidDel="003A458C">
          <w:rPr>
            <w:rFonts w:ascii="Palatino Linotype" w:eastAsia="Palatino Linotype" w:hAnsi="Palatino Linotype" w:cs="Palatino Linotype"/>
            <w:lang w:val="en-GB"/>
            <w:rPrChange w:id="51" w:author="Alasdair Clarke" w:date="2016-02-03T14:28:00Z">
              <w:rPr>
                <w:rFonts w:ascii="Palatino Linotype" w:eastAsia="Palatino Linotype" w:hAnsi="Palatino Linotype" w:cs="Palatino Linotype"/>
              </w:rPr>
            </w:rPrChange>
          </w:rPr>
          <w:delText xml:space="preserve"> </w:delText>
        </w:r>
        <w:r w:rsidRPr="00E81BDA" w:rsidDel="003A458C">
          <w:rPr>
            <w:rFonts w:ascii="Palatino Linotype" w:eastAsia="Palatino Linotype" w:hAnsi="Palatino Linotype" w:cs="Palatino Linotype"/>
            <w:lang w:val="en-GB"/>
            <w:rPrChange w:id="52" w:author="Alasdair Clarke" w:date="2016-02-03T14:28:00Z">
              <w:rPr>
                <w:rFonts w:ascii="Palatino Linotype" w:eastAsia="Palatino Linotype" w:hAnsi="Palatino Linotype" w:cs="Palatino Linotype"/>
              </w:rPr>
            </w:rPrChange>
          </w:rPr>
          <w:delText xml:space="preserve">however </w:delText>
        </w:r>
        <w:r w:rsidR="009307AE" w:rsidRPr="00E81BDA" w:rsidDel="003A458C">
          <w:rPr>
            <w:rFonts w:ascii="Palatino Linotype" w:eastAsia="Palatino Linotype" w:hAnsi="Palatino Linotype" w:cs="Palatino Linotype"/>
            <w:lang w:val="en-GB"/>
            <w:rPrChange w:id="53" w:author="Alasdair Clarke" w:date="2016-02-03T14:28:00Z">
              <w:rPr>
                <w:rFonts w:ascii="Palatino Linotype" w:eastAsia="Palatino Linotype" w:hAnsi="Palatino Linotype" w:cs="Palatino Linotype"/>
              </w:rPr>
            </w:rPrChange>
          </w:rPr>
          <w:delText>h</w:delText>
        </w:r>
      </w:del>
      <w:ins w:id="54" w:author="Clarke" w:date="2016-02-03T10:39:00Z">
        <w:r w:rsidR="003A458C" w:rsidRPr="00E81BDA">
          <w:rPr>
            <w:rFonts w:ascii="Palatino Linotype" w:eastAsia="Palatino Linotype" w:hAnsi="Palatino Linotype" w:cs="Palatino Linotype"/>
            <w:lang w:val="en-GB"/>
            <w:rPrChange w:id="55" w:author="Alasdair Clarke" w:date="2016-02-03T14:28:00Z">
              <w:rPr>
                <w:rFonts w:ascii="Palatino Linotype" w:eastAsia="Palatino Linotype" w:hAnsi="Palatino Linotype" w:cs="Palatino Linotype"/>
              </w:rPr>
            </w:rPrChange>
          </w:rPr>
          <w:t>h</w:t>
        </w:r>
      </w:ins>
      <w:r w:rsidR="009307AE" w:rsidRPr="00E81BDA">
        <w:rPr>
          <w:rFonts w:ascii="Palatino Linotype" w:eastAsia="Palatino Linotype" w:hAnsi="Palatino Linotype" w:cs="Palatino Linotype"/>
          <w:lang w:val="en-GB"/>
          <w:rPrChange w:id="56" w:author="Alasdair Clarke" w:date="2016-02-03T14:28:00Z">
            <w:rPr>
              <w:rFonts w:ascii="Palatino Linotype" w:eastAsia="Palatino Linotype" w:hAnsi="Palatino Linotype" w:cs="Palatino Linotype"/>
            </w:rPr>
          </w:rPrChange>
        </w:rPr>
        <w:t xml:space="preserve">ow aware are </w:t>
      </w:r>
      <w:del w:id="57" w:author="Clarke" w:date="2016-02-03T10:40:00Z">
        <w:r w:rsidR="009307AE" w:rsidRPr="00E81BDA" w:rsidDel="003A458C">
          <w:rPr>
            <w:rFonts w:ascii="Palatino Linotype" w:eastAsia="Palatino Linotype" w:hAnsi="Palatino Linotype" w:cs="Palatino Linotype"/>
            <w:lang w:val="en-GB"/>
            <w:rPrChange w:id="58" w:author="Alasdair Clarke" w:date="2016-02-03T14:28:00Z">
              <w:rPr>
                <w:rFonts w:ascii="Palatino Linotype" w:eastAsia="Palatino Linotype" w:hAnsi="Palatino Linotype" w:cs="Palatino Linotype"/>
              </w:rPr>
            </w:rPrChange>
          </w:rPr>
          <w:delText xml:space="preserve">we </w:delText>
        </w:r>
      </w:del>
      <w:ins w:id="59" w:author="Clarke" w:date="2016-02-03T10:40:00Z">
        <w:r w:rsidR="003A458C" w:rsidRPr="00E81BDA">
          <w:rPr>
            <w:rFonts w:ascii="Palatino Linotype" w:eastAsia="Palatino Linotype" w:hAnsi="Palatino Linotype" w:cs="Palatino Linotype"/>
            <w:lang w:val="en-GB"/>
            <w:rPrChange w:id="60" w:author="Alasdair Clarke" w:date="2016-02-03T14:28:00Z">
              <w:rPr>
                <w:rFonts w:ascii="Palatino Linotype" w:eastAsia="Palatino Linotype" w:hAnsi="Palatino Linotype" w:cs="Palatino Linotype"/>
              </w:rPr>
            </w:rPrChange>
          </w:rPr>
          <w:t xml:space="preserve">observers are </w:t>
        </w:r>
      </w:ins>
      <w:r w:rsidR="009307AE" w:rsidRPr="00E81BDA">
        <w:rPr>
          <w:rFonts w:ascii="Palatino Linotype" w:eastAsia="Palatino Linotype" w:hAnsi="Palatino Linotype" w:cs="Palatino Linotype"/>
          <w:lang w:val="en-GB"/>
          <w:rPrChange w:id="61" w:author="Alasdair Clarke" w:date="2016-02-03T14:28:00Z">
            <w:rPr>
              <w:rFonts w:ascii="Palatino Linotype" w:eastAsia="Palatino Linotype" w:hAnsi="Palatino Linotype" w:cs="Palatino Linotype"/>
            </w:rPr>
          </w:rPrChange>
        </w:rPr>
        <w:t xml:space="preserve">of the eye movements </w:t>
      </w:r>
      <w:ins w:id="62" w:author="Clarke" w:date="2016-02-03T10:40:00Z">
        <w:r w:rsidR="003A458C" w:rsidRPr="00E81BDA">
          <w:rPr>
            <w:rFonts w:ascii="Palatino Linotype" w:eastAsia="Palatino Linotype" w:hAnsi="Palatino Linotype" w:cs="Palatino Linotype"/>
            <w:lang w:val="en-GB"/>
            <w:rPrChange w:id="63" w:author="Alasdair Clarke" w:date="2016-02-03T14:28:00Z">
              <w:rPr>
                <w:rFonts w:ascii="Palatino Linotype" w:eastAsia="Palatino Linotype" w:hAnsi="Palatino Linotype" w:cs="Palatino Linotype"/>
              </w:rPr>
            </w:rPrChange>
          </w:rPr>
          <w:t>they</w:t>
        </w:r>
      </w:ins>
      <w:del w:id="64" w:author="Clarke" w:date="2016-02-03T10:40:00Z">
        <w:r w:rsidR="009307AE" w:rsidRPr="00E81BDA" w:rsidDel="003A458C">
          <w:rPr>
            <w:rFonts w:ascii="Palatino Linotype" w:eastAsia="Palatino Linotype" w:hAnsi="Palatino Linotype" w:cs="Palatino Linotype"/>
            <w:lang w:val="en-GB"/>
            <w:rPrChange w:id="65" w:author="Alasdair Clarke" w:date="2016-02-03T14:28:00Z">
              <w:rPr>
                <w:rFonts w:ascii="Palatino Linotype" w:eastAsia="Palatino Linotype" w:hAnsi="Palatino Linotype" w:cs="Palatino Linotype"/>
              </w:rPr>
            </w:rPrChange>
          </w:rPr>
          <w:delText>we</w:delText>
        </w:r>
      </w:del>
      <w:r w:rsidR="009307AE" w:rsidRPr="00E81BDA">
        <w:rPr>
          <w:rFonts w:ascii="Palatino Linotype" w:eastAsia="Palatino Linotype" w:hAnsi="Palatino Linotype" w:cs="Palatino Linotype"/>
          <w:lang w:val="en-GB"/>
          <w:rPrChange w:id="66" w:author="Alasdair Clarke" w:date="2016-02-03T14:28:00Z">
            <w:rPr>
              <w:rFonts w:ascii="Palatino Linotype" w:eastAsia="Palatino Linotype" w:hAnsi="Palatino Linotype" w:cs="Palatino Linotype"/>
            </w:rPr>
          </w:rPrChange>
        </w:rPr>
        <w:t xml:space="preserve"> are executing in order to extract this information</w:t>
      </w:r>
      <w:ins w:id="67" w:author="Clarke" w:date="2016-02-03T10:40:00Z">
        <w:r w:rsidR="003A458C" w:rsidRPr="00E81BDA">
          <w:rPr>
            <w:rFonts w:ascii="Palatino Linotype" w:eastAsia="Palatino Linotype" w:hAnsi="Palatino Linotype" w:cs="Palatino Linotype"/>
            <w:lang w:val="en-GB"/>
            <w:rPrChange w:id="68" w:author="Alasdair Clarke" w:date="2016-02-03T14:28:00Z">
              <w:rPr>
                <w:rFonts w:ascii="Palatino Linotype" w:eastAsia="Palatino Linotype" w:hAnsi="Palatino Linotype" w:cs="Palatino Linotype"/>
              </w:rPr>
            </w:rPrChange>
          </w:rPr>
          <w:t>,</w:t>
        </w:r>
      </w:ins>
      <w:r w:rsidR="009307AE" w:rsidRPr="00E81BDA">
        <w:rPr>
          <w:rFonts w:ascii="Palatino Linotype" w:eastAsia="Palatino Linotype" w:hAnsi="Palatino Linotype" w:cs="Palatino Linotype"/>
          <w:lang w:val="en-GB"/>
          <w:rPrChange w:id="69" w:author="Alasdair Clarke" w:date="2016-02-03T14:28:00Z">
            <w:rPr>
              <w:rFonts w:ascii="Palatino Linotype" w:eastAsia="Palatino Linotype" w:hAnsi="Palatino Linotype" w:cs="Palatino Linotype"/>
            </w:rPr>
          </w:rPrChange>
        </w:rPr>
        <w:t xml:space="preserve"> and does that awareness impact perceptual performance? </w:t>
      </w:r>
      <w:commentRangeStart w:id="70"/>
      <w:r w:rsidR="009307AE" w:rsidRPr="00E81BDA">
        <w:rPr>
          <w:rFonts w:ascii="Palatino Linotype" w:eastAsia="Palatino Linotype" w:hAnsi="Palatino Linotype" w:cs="Palatino Linotype"/>
          <w:lang w:val="en-GB"/>
          <w:rPrChange w:id="71" w:author="Alasdair Clarke" w:date="2016-02-03T14:28:00Z">
            <w:rPr>
              <w:rFonts w:ascii="Palatino Linotype" w:eastAsia="Palatino Linotype" w:hAnsi="Palatino Linotype" w:cs="Palatino Linotype"/>
            </w:rPr>
          </w:rPrChange>
        </w:rPr>
        <w:t xml:space="preserve">Previous </w:t>
      </w:r>
      <w:r w:rsidRPr="00E81BDA">
        <w:rPr>
          <w:rFonts w:ascii="Palatino Linotype" w:eastAsia="Palatino Linotype" w:hAnsi="Palatino Linotype" w:cs="Palatino Linotype"/>
          <w:lang w:val="en-GB"/>
          <w:rPrChange w:id="72" w:author="Alasdair Clarke" w:date="2016-02-03T14:28:00Z">
            <w:rPr>
              <w:rFonts w:ascii="Palatino Linotype" w:eastAsia="Palatino Linotype" w:hAnsi="Palatino Linotype" w:cs="Palatino Linotype"/>
            </w:rPr>
          </w:rPrChange>
        </w:rPr>
        <w:t xml:space="preserve">research into </w:t>
      </w:r>
      <w:r w:rsidR="009307AE" w:rsidRPr="00E81BDA">
        <w:rPr>
          <w:rFonts w:ascii="Palatino Linotype" w:eastAsia="Palatino Linotype" w:hAnsi="Palatino Linotype" w:cs="Palatino Linotype"/>
          <w:lang w:val="en-GB"/>
          <w:rPrChange w:id="73" w:author="Alasdair Clarke" w:date="2016-02-03T14:28:00Z">
            <w:rPr>
              <w:rFonts w:ascii="Palatino Linotype" w:eastAsia="Palatino Linotype" w:hAnsi="Palatino Linotype" w:cs="Palatino Linotype"/>
            </w:rPr>
          </w:rPrChange>
        </w:rPr>
        <w:t>eye movement awareness</w:t>
      </w:r>
      <w:r w:rsidRPr="00E81BDA">
        <w:rPr>
          <w:rFonts w:ascii="Palatino Linotype" w:eastAsia="Palatino Linotype" w:hAnsi="Palatino Linotype" w:cs="Palatino Linotype"/>
          <w:lang w:val="en-GB"/>
          <w:rPrChange w:id="74" w:author="Alasdair Clarke" w:date="2016-02-03T14:28:00Z">
            <w:rPr>
              <w:rFonts w:ascii="Palatino Linotype" w:eastAsia="Palatino Linotype" w:hAnsi="Palatino Linotype" w:cs="Palatino Linotype"/>
            </w:rPr>
          </w:rPrChange>
        </w:rPr>
        <w:t xml:space="preserve">, though limited, has produced conflicting results suggesting </w:t>
      </w:r>
      <w:r w:rsidR="009307AE" w:rsidRPr="00E81BDA">
        <w:rPr>
          <w:rFonts w:ascii="Palatino Linotype" w:eastAsia="Palatino Linotype" w:hAnsi="Palatino Linotype" w:cs="Palatino Linotype"/>
          <w:lang w:val="en-GB"/>
          <w:rPrChange w:id="75" w:author="Alasdair Clarke" w:date="2016-02-03T14:28:00Z">
            <w:rPr>
              <w:rFonts w:ascii="Palatino Linotype" w:eastAsia="Palatino Linotype" w:hAnsi="Palatino Linotype" w:cs="Palatino Linotype"/>
            </w:rPr>
          </w:rPrChange>
        </w:rPr>
        <w:t>awareness depends on t</w:t>
      </w:r>
      <w:r w:rsidRPr="00E81BDA">
        <w:rPr>
          <w:rFonts w:ascii="Palatino Linotype" w:eastAsia="Palatino Linotype" w:hAnsi="Palatino Linotype" w:cs="Palatino Linotype"/>
          <w:lang w:val="en-GB"/>
          <w:rPrChange w:id="76" w:author="Alasdair Clarke" w:date="2016-02-03T14:28:00Z">
            <w:rPr>
              <w:rFonts w:ascii="Palatino Linotype" w:eastAsia="Palatino Linotype" w:hAnsi="Palatino Linotype" w:cs="Palatino Linotype"/>
            </w:rPr>
          </w:rPrChange>
        </w:rPr>
        <w:t>he strategies used to direct</w:t>
      </w:r>
      <w:r w:rsidR="009307AE" w:rsidRPr="00E81BDA">
        <w:rPr>
          <w:rFonts w:ascii="Palatino Linotype" w:eastAsia="Palatino Linotype" w:hAnsi="Palatino Linotype" w:cs="Palatino Linotype"/>
          <w:lang w:val="en-GB"/>
          <w:rPrChange w:id="77" w:author="Alasdair Clarke" w:date="2016-02-03T14:28:00Z">
            <w:rPr>
              <w:rFonts w:ascii="Palatino Linotype" w:eastAsia="Palatino Linotype" w:hAnsi="Palatino Linotype" w:cs="Palatino Linotype"/>
            </w:rPr>
          </w:rPrChange>
        </w:rPr>
        <w:t xml:space="preserve"> attention. </w:t>
      </w:r>
      <w:commentRangeEnd w:id="70"/>
      <w:r w:rsidR="003A458C" w:rsidRPr="00E81BDA">
        <w:rPr>
          <w:rStyle w:val="CommentReference"/>
          <w:rFonts w:ascii="Times New Roman" w:hAnsi="Times New Roman" w:cs="Times New Roman"/>
          <w:color w:val="auto"/>
          <w:lang w:val="en-GB" w:eastAsia="en-US"/>
          <w:rPrChange w:id="78" w:author="Alasdair Clarke" w:date="2016-02-03T14:28:00Z">
            <w:rPr>
              <w:rStyle w:val="CommentReference"/>
              <w:rFonts w:ascii="Times New Roman" w:hAnsi="Times New Roman" w:cs="Times New Roman"/>
              <w:color w:val="auto"/>
              <w:lang w:eastAsia="en-US"/>
            </w:rPr>
          </w:rPrChange>
        </w:rPr>
        <w:commentReference w:id="70"/>
      </w:r>
    </w:p>
    <w:p w14:paraId="532FC53E" w14:textId="77777777" w:rsidR="00D21032" w:rsidRPr="00E81BDA" w:rsidRDefault="009307AE" w:rsidP="008D2AAF">
      <w:pPr>
        <w:pStyle w:val="BodyA"/>
        <w:spacing w:after="200" w:line="276" w:lineRule="auto"/>
        <w:jc w:val="both"/>
        <w:rPr>
          <w:rFonts w:ascii="Palatino Linotype" w:eastAsia="Palatino Linotype" w:hAnsi="Palatino Linotype" w:cs="Palatino Linotype"/>
          <w:lang w:val="en-GB"/>
          <w:rPrChange w:id="79" w:author="Alasdair Clarke" w:date="2016-02-03T14:28:00Z">
            <w:rPr>
              <w:rFonts w:ascii="Palatino Linotype" w:eastAsia="Palatino Linotype" w:hAnsi="Palatino Linotype" w:cs="Palatino Linotype"/>
            </w:rPr>
          </w:rPrChange>
        </w:rPr>
      </w:pPr>
      <w:commentRangeStart w:id="80"/>
      <w:r w:rsidRPr="00E81BDA">
        <w:rPr>
          <w:rFonts w:ascii="Palatino Linotype" w:eastAsia="Palatino Linotype" w:hAnsi="Palatino Linotype" w:cs="Palatino Linotype"/>
          <w:lang w:val="en-GB"/>
          <w:rPrChange w:id="81" w:author="Alasdair Clarke" w:date="2016-02-03T14:28:00Z">
            <w:rPr>
              <w:rFonts w:ascii="Palatino Linotype" w:eastAsia="Palatino Linotype" w:hAnsi="Palatino Linotype" w:cs="Palatino Linotype"/>
            </w:rPr>
          </w:rPrChange>
        </w:rPr>
        <w:t>Attention</w:t>
      </w:r>
      <w:commentRangeEnd w:id="80"/>
      <w:r w:rsidR="00E92A9D" w:rsidRPr="00E81BDA">
        <w:rPr>
          <w:rStyle w:val="CommentReference"/>
          <w:rFonts w:ascii="Times New Roman" w:hAnsi="Times New Roman" w:cs="Times New Roman"/>
          <w:color w:val="auto"/>
          <w:lang w:val="en-GB" w:eastAsia="en-US"/>
          <w:rPrChange w:id="82" w:author="Alasdair Clarke" w:date="2016-02-03T14:28:00Z">
            <w:rPr>
              <w:rStyle w:val="CommentReference"/>
              <w:rFonts w:ascii="Times New Roman" w:hAnsi="Times New Roman" w:cs="Times New Roman"/>
              <w:color w:val="auto"/>
              <w:lang w:eastAsia="en-US"/>
            </w:rPr>
          </w:rPrChange>
        </w:rPr>
        <w:commentReference w:id="80"/>
      </w:r>
      <w:r w:rsidRPr="00E81BDA">
        <w:rPr>
          <w:rFonts w:ascii="Palatino Linotype" w:eastAsia="Palatino Linotype" w:hAnsi="Palatino Linotype" w:cs="Palatino Linotype"/>
          <w:lang w:val="en-GB"/>
          <w:rPrChange w:id="83" w:author="Alasdair Clarke" w:date="2016-02-03T14:28:00Z">
            <w:rPr>
              <w:rFonts w:ascii="Palatino Linotype" w:eastAsia="Palatino Linotype" w:hAnsi="Palatino Linotype" w:cs="Palatino Linotype"/>
            </w:rPr>
          </w:rPrChange>
        </w:rPr>
        <w:t xml:space="preserve"> may be directed by two means: overtly or covertly. To overtly attend an object a saccade is executed towards the target of interest. These eye movements can be executed either reflexively for example in response to a sudden onset or in a controlled voluntary manner resulting in slower planned movements. Covert attention can be allocated without shifting gaze or executing an eye </w:t>
      </w:r>
      <w:r w:rsidRPr="00E81BDA">
        <w:rPr>
          <w:rFonts w:ascii="Palatino Linotype" w:eastAsia="Palatino Linotype" w:hAnsi="Palatino Linotype" w:cs="Palatino Linotype"/>
          <w:lang w:val="en-GB"/>
          <w:rPrChange w:id="84" w:author="Alasdair Clarke" w:date="2016-02-03T14:28:00Z">
            <w:rPr>
              <w:rFonts w:ascii="Palatino Linotype" w:eastAsia="Palatino Linotype" w:hAnsi="Palatino Linotype" w:cs="Palatino Linotype"/>
            </w:rPr>
          </w:rPrChange>
        </w:rPr>
        <w:lastRenderedPageBreak/>
        <w:t xml:space="preserve">movement.  Regardless of how </w:t>
      </w:r>
      <w:r w:rsidR="00D21010" w:rsidRPr="00E81BDA">
        <w:rPr>
          <w:rFonts w:ascii="Palatino Linotype" w:eastAsia="Palatino Linotype" w:hAnsi="Palatino Linotype" w:cs="Palatino Linotype"/>
          <w:lang w:val="en-GB"/>
          <w:rPrChange w:id="85" w:author="Alasdair Clarke" w:date="2016-02-03T14:28:00Z">
            <w:rPr>
              <w:rFonts w:ascii="Palatino Linotype" w:eastAsia="Palatino Linotype" w:hAnsi="Palatino Linotype" w:cs="Palatino Linotype"/>
            </w:rPr>
          </w:rPrChange>
        </w:rPr>
        <w:t>the information is acquired,</w:t>
      </w:r>
      <w:r w:rsidRPr="00E81BDA">
        <w:rPr>
          <w:rFonts w:ascii="Palatino Linotype" w:eastAsia="Palatino Linotype" w:hAnsi="Palatino Linotype" w:cs="Palatino Linotype"/>
          <w:lang w:val="en-GB"/>
          <w:rPrChange w:id="86" w:author="Alasdair Clarke" w:date="2016-02-03T14:28:00Z">
            <w:rPr>
              <w:rFonts w:ascii="Palatino Linotype" w:eastAsia="Palatino Linotype" w:hAnsi="Palatino Linotype" w:cs="Palatino Linotype"/>
            </w:rPr>
          </w:rPrChange>
        </w:rPr>
        <w:t xml:space="preserve"> attention</w:t>
      </w:r>
      <w:r w:rsidR="00D21010" w:rsidRPr="00E81BDA">
        <w:rPr>
          <w:rFonts w:ascii="Palatino Linotype" w:eastAsia="Palatino Linotype" w:hAnsi="Palatino Linotype" w:cs="Palatino Linotype"/>
          <w:lang w:val="en-GB"/>
          <w:rPrChange w:id="87" w:author="Alasdair Clarke" w:date="2016-02-03T14:28:00Z">
            <w:rPr>
              <w:rFonts w:ascii="Palatino Linotype" w:eastAsia="Palatino Linotype" w:hAnsi="Palatino Linotype" w:cs="Palatino Linotype"/>
            </w:rPr>
          </w:rPrChange>
        </w:rPr>
        <w:t xml:space="preserve"> must first be allocated</w:t>
      </w:r>
      <w:r w:rsidRPr="00E81BDA">
        <w:rPr>
          <w:rFonts w:ascii="Palatino Linotype" w:eastAsia="Palatino Linotype" w:hAnsi="Palatino Linotype" w:cs="Palatino Linotype"/>
          <w:lang w:val="en-GB"/>
          <w:rPrChange w:id="88" w:author="Alasdair Clarke" w:date="2016-02-03T14:28:00Z">
            <w:rPr>
              <w:rFonts w:ascii="Palatino Linotype" w:eastAsia="Palatino Linotype" w:hAnsi="Palatino Linotype" w:cs="Palatino Linotype"/>
            </w:rPr>
          </w:rPrChange>
        </w:rPr>
        <w:t>. Attention itself can be controlled either endogenously or exogenously. Endogenous control is exhibited for predetermined movements and is executed in a goal-directed, voluntary and top-down manner. Exogenous control refers to an involuntary, bottom-up allocation of attention, usually in response to stim</w:t>
      </w:r>
      <w:r w:rsidR="00D21010" w:rsidRPr="00E81BDA">
        <w:rPr>
          <w:rFonts w:ascii="Palatino Linotype" w:eastAsia="Palatino Linotype" w:hAnsi="Palatino Linotype" w:cs="Palatino Linotype"/>
          <w:lang w:val="en-GB"/>
          <w:rPrChange w:id="89" w:author="Alasdair Clarke" w:date="2016-02-03T14:28:00Z">
            <w:rPr>
              <w:rFonts w:ascii="Palatino Linotype" w:eastAsia="Palatino Linotype" w:hAnsi="Palatino Linotype" w:cs="Palatino Linotype"/>
            </w:rPr>
          </w:rPrChange>
        </w:rPr>
        <w:t>uli in the environment and commonly</w:t>
      </w:r>
      <w:r w:rsidRPr="00E81BDA">
        <w:rPr>
          <w:rFonts w:ascii="Palatino Linotype" w:eastAsia="Palatino Linotype" w:hAnsi="Palatino Linotype" w:cs="Palatino Linotype"/>
          <w:lang w:val="en-GB"/>
          <w:rPrChange w:id="90" w:author="Alasdair Clarke" w:date="2016-02-03T14:28:00Z">
            <w:rPr>
              <w:rFonts w:ascii="Palatino Linotype" w:eastAsia="Palatino Linotype" w:hAnsi="Palatino Linotype" w:cs="Palatino Linotype"/>
            </w:rPr>
          </w:rPrChange>
        </w:rPr>
        <w:t xml:space="preserve"> not goal related. As endogenously directed attention involves the execution of voluntary planned overt eye movements it would be expected that the execution of sudden saccades driven by exogenous bottom-up stimuli would interfere with our pre-determined goal-directed movements in such a way to draw c</w:t>
      </w:r>
      <w:r w:rsidR="00D21010" w:rsidRPr="00E81BDA">
        <w:rPr>
          <w:rFonts w:ascii="Palatino Linotype" w:eastAsia="Palatino Linotype" w:hAnsi="Palatino Linotype" w:cs="Palatino Linotype"/>
          <w:lang w:val="en-GB"/>
          <w:rPrChange w:id="91" w:author="Alasdair Clarke" w:date="2016-02-03T14:28:00Z">
            <w:rPr>
              <w:rFonts w:ascii="Palatino Linotype" w:eastAsia="Palatino Linotype" w:hAnsi="Palatino Linotype" w:cs="Palatino Linotype"/>
            </w:rPr>
          </w:rPrChange>
        </w:rPr>
        <w:t xml:space="preserve">onscious awareness. </w:t>
      </w:r>
      <w:r w:rsidRPr="00E81BDA">
        <w:rPr>
          <w:rFonts w:ascii="Palatino Linotype" w:eastAsia="Palatino Linotype" w:hAnsi="Palatino Linotype" w:cs="Palatino Linotype"/>
          <w:lang w:val="en-GB"/>
          <w:rPrChange w:id="92" w:author="Alasdair Clarke" w:date="2016-02-03T14:28:00Z">
            <w:rPr>
              <w:rFonts w:ascii="Palatino Linotype" w:eastAsia="Palatino Linotype" w:hAnsi="Palatino Linotype" w:cs="Palatino Linotype"/>
            </w:rPr>
          </w:rPrChange>
        </w:rPr>
        <w:t>Both endogenous and exogenous control share a common goal; to extract important information, helping to successfully plan and execute movements, yet we do not know if they have a different experience on the individual regarding eye movement awareness.</w:t>
      </w:r>
    </w:p>
    <w:p w14:paraId="6AAEAD6B" w14:textId="77777777" w:rsidR="00D21032" w:rsidRPr="00E81BDA" w:rsidRDefault="009307AE" w:rsidP="00D21010">
      <w:pPr>
        <w:pStyle w:val="BodyA"/>
        <w:spacing w:after="200" w:line="276" w:lineRule="auto"/>
        <w:ind w:firstLine="720"/>
        <w:jc w:val="both"/>
        <w:rPr>
          <w:rFonts w:ascii="Palatino Linotype" w:eastAsia="Palatino Linotype" w:hAnsi="Palatino Linotype" w:cs="Palatino Linotype"/>
          <w:lang w:val="en-GB"/>
          <w:rPrChange w:id="93"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94" w:author="Alasdair Clarke" w:date="2016-02-03T14:28:00Z">
            <w:rPr>
              <w:rFonts w:ascii="Palatino Linotype" w:eastAsia="Palatino Linotype" w:hAnsi="Palatino Linotype" w:cs="Palatino Linotype"/>
            </w:rPr>
          </w:rPrChange>
        </w:rPr>
        <w:t xml:space="preserve">It has been shown that attention precedes, and is obligatory coupled with, endogenous saccades (reference). Classic dual-task paradigms, in which participants must execute a saccade to a peripheral location as indicated by a movement cue while simultaneously identifying a perceptual target, have </w:t>
      </w:r>
      <w:del w:id="95" w:author="Clarke" w:date="2016-02-03T11:08:00Z">
        <w:r w:rsidRPr="00E81BDA" w:rsidDel="00E92A9D">
          <w:rPr>
            <w:rFonts w:ascii="Palatino Linotype" w:eastAsia="Palatino Linotype" w:hAnsi="Palatino Linotype" w:cs="Palatino Linotype"/>
            <w:lang w:val="en-GB"/>
            <w:rPrChange w:id="96" w:author="Alasdair Clarke" w:date="2016-02-03T14:28:00Z">
              <w:rPr>
                <w:rFonts w:ascii="Palatino Linotype" w:eastAsia="Palatino Linotype" w:hAnsi="Palatino Linotype" w:cs="Palatino Linotype"/>
              </w:rPr>
            </w:rPrChange>
          </w:rPr>
          <w:delText xml:space="preserve">continuously </w:delText>
        </w:r>
      </w:del>
      <w:r w:rsidRPr="00E81BDA">
        <w:rPr>
          <w:rFonts w:ascii="Palatino Linotype" w:eastAsia="Palatino Linotype" w:hAnsi="Palatino Linotype" w:cs="Palatino Linotype"/>
          <w:lang w:val="en-GB"/>
          <w:rPrChange w:id="97" w:author="Alasdair Clarke" w:date="2016-02-03T14:28:00Z">
            <w:rPr>
              <w:rFonts w:ascii="Palatino Linotype" w:eastAsia="Palatino Linotype" w:hAnsi="Palatino Linotype" w:cs="Palatino Linotype"/>
            </w:rPr>
          </w:rPrChange>
        </w:rPr>
        <w:t xml:space="preserve">shown that perceptual performance is </w:t>
      </w:r>
      <w:del w:id="98" w:author="Clarke" w:date="2016-02-03T11:08:00Z">
        <w:r w:rsidRPr="00E81BDA" w:rsidDel="00E92A9D">
          <w:rPr>
            <w:rFonts w:ascii="Palatino Linotype" w:eastAsia="Palatino Linotype" w:hAnsi="Palatino Linotype" w:cs="Palatino Linotype"/>
            <w:lang w:val="en-GB"/>
            <w:rPrChange w:id="99" w:author="Alasdair Clarke" w:date="2016-02-03T14:28:00Z">
              <w:rPr>
                <w:rFonts w:ascii="Palatino Linotype" w:eastAsia="Palatino Linotype" w:hAnsi="Palatino Linotype" w:cs="Palatino Linotype"/>
              </w:rPr>
            </w:rPrChange>
          </w:rPr>
          <w:delText xml:space="preserve">significantly </w:delText>
        </w:r>
      </w:del>
      <w:r w:rsidRPr="00E81BDA">
        <w:rPr>
          <w:rFonts w:ascii="Palatino Linotype" w:eastAsia="Palatino Linotype" w:hAnsi="Palatino Linotype" w:cs="Palatino Linotype"/>
          <w:lang w:val="en-GB"/>
          <w:rPrChange w:id="100" w:author="Alasdair Clarke" w:date="2016-02-03T14:28:00Z">
            <w:rPr>
              <w:rFonts w:ascii="Palatino Linotype" w:eastAsia="Palatino Linotype" w:hAnsi="Palatino Linotype" w:cs="Palatino Linotype"/>
            </w:rPr>
          </w:rPrChange>
        </w:rPr>
        <w:t xml:space="preserve">enhanced at the movement locations (get references). This coupling of attention and movement occurs even when the discrimination target locations have been pre-identified (e.g. </w:t>
      </w:r>
      <w:proofErr w:type="spellStart"/>
      <w:r w:rsidRPr="00E81BDA">
        <w:rPr>
          <w:rFonts w:ascii="Palatino Linotype" w:eastAsia="Palatino Linotype" w:hAnsi="Palatino Linotype" w:cs="Palatino Linotype"/>
          <w:lang w:val="en-GB"/>
          <w:rPrChange w:id="101" w:author="Alasdair Clarke" w:date="2016-02-03T14:28:00Z">
            <w:rPr>
              <w:rFonts w:ascii="Palatino Linotype" w:eastAsia="Palatino Linotype" w:hAnsi="Palatino Linotype" w:cs="Palatino Linotype"/>
            </w:rPr>
          </w:rPrChange>
        </w:rPr>
        <w:t>Deubel</w:t>
      </w:r>
      <w:proofErr w:type="spellEnd"/>
      <w:r w:rsidRPr="00E81BDA">
        <w:rPr>
          <w:rFonts w:ascii="Palatino Linotype" w:eastAsia="Palatino Linotype" w:hAnsi="Palatino Linotype" w:cs="Palatino Linotype"/>
          <w:lang w:val="en-GB"/>
          <w:rPrChange w:id="102" w:author="Alasdair Clarke" w:date="2016-02-03T14:28:00Z">
            <w:rPr>
              <w:rFonts w:ascii="Palatino Linotype" w:eastAsia="Palatino Linotype" w:hAnsi="Palatino Linotype" w:cs="Palatino Linotype"/>
            </w:rPr>
          </w:rPrChange>
        </w:rPr>
        <w:t xml:space="preserve"> &amp; Schneider, 1996; Hoffman &amp; </w:t>
      </w:r>
      <w:proofErr w:type="spellStart"/>
      <w:r w:rsidRPr="00E81BDA">
        <w:rPr>
          <w:rFonts w:ascii="Palatino Linotype" w:eastAsia="Palatino Linotype" w:hAnsi="Palatino Linotype" w:cs="Palatino Linotype"/>
          <w:lang w:val="en-GB"/>
          <w:rPrChange w:id="103" w:author="Alasdair Clarke" w:date="2016-02-03T14:28:00Z">
            <w:rPr>
              <w:rFonts w:ascii="Palatino Linotype" w:eastAsia="Palatino Linotype" w:hAnsi="Palatino Linotype" w:cs="Palatino Linotype"/>
            </w:rPr>
          </w:rPrChange>
        </w:rPr>
        <w:t>Subramaniam</w:t>
      </w:r>
      <w:proofErr w:type="spellEnd"/>
      <w:r w:rsidRPr="00E81BDA">
        <w:rPr>
          <w:rFonts w:ascii="Palatino Linotype" w:eastAsia="Palatino Linotype" w:hAnsi="Palatino Linotype" w:cs="Palatino Linotype"/>
          <w:lang w:val="en-GB"/>
          <w:rPrChange w:id="104" w:author="Alasdair Clarke" w:date="2016-02-03T14:28:00Z">
            <w:rPr>
              <w:rFonts w:ascii="Palatino Linotype" w:eastAsia="Palatino Linotype" w:hAnsi="Palatino Linotype" w:cs="Palatino Linotype"/>
            </w:rPr>
          </w:rPrChange>
        </w:rPr>
        <w:t>, 1995). As endogenous saccades directly assist in completing predetermined goals it could be suggested that individuals would have no awareness of these as they are being executed in a goal-orientated planned manner and attention is not competing with any other object or task. However, as it has been shown that attention is so strongly coupled with endogenous movements it could alternatively be argued that individuals would have the ability to access some self-awareness of the eye movements.</w:t>
      </w:r>
    </w:p>
    <w:p w14:paraId="4A3FD02A" w14:textId="7E4CDA68" w:rsidR="00D21032" w:rsidRPr="00E81BDA" w:rsidRDefault="009307AE" w:rsidP="009307AE">
      <w:pPr>
        <w:pStyle w:val="BodyA"/>
        <w:spacing w:after="200" w:line="276" w:lineRule="auto"/>
        <w:ind w:firstLine="720"/>
        <w:jc w:val="both"/>
        <w:rPr>
          <w:rFonts w:ascii="Palatino Linotype" w:eastAsia="Palatino Linotype" w:hAnsi="Palatino Linotype" w:cs="Palatino Linotype"/>
          <w:lang w:val="en-GB"/>
          <w:rPrChange w:id="105" w:author="Alasdair Clarke" w:date="2016-02-03T14:28:00Z">
            <w:rPr>
              <w:rFonts w:ascii="Palatino Linotype" w:eastAsia="Palatino Linotype" w:hAnsi="Palatino Linotype" w:cs="Palatino Linotype"/>
            </w:rPr>
          </w:rPrChange>
        </w:rPr>
      </w:pPr>
      <w:proofErr w:type="spellStart"/>
      <w:r w:rsidRPr="00E81BDA">
        <w:rPr>
          <w:rFonts w:ascii="Palatino Linotype" w:eastAsia="Palatino Linotype" w:hAnsi="Palatino Linotype" w:cs="Palatino Linotype"/>
          <w:lang w:val="en-GB"/>
          <w:rPrChange w:id="106" w:author="Alasdair Clarke" w:date="2016-02-03T14:28:00Z">
            <w:rPr>
              <w:rFonts w:ascii="Palatino Linotype" w:eastAsia="Palatino Linotype" w:hAnsi="Palatino Linotype" w:cs="Palatino Linotype"/>
            </w:rPr>
          </w:rPrChange>
        </w:rPr>
        <w:t>Foulsham</w:t>
      </w:r>
      <w:proofErr w:type="spellEnd"/>
      <w:r w:rsidRPr="00E81BDA">
        <w:rPr>
          <w:rFonts w:ascii="Palatino Linotype" w:eastAsia="Palatino Linotype" w:hAnsi="Palatino Linotype" w:cs="Palatino Linotype"/>
          <w:lang w:val="en-GB"/>
          <w:rPrChange w:id="107" w:author="Alasdair Clarke" w:date="2016-02-03T14:28:00Z">
            <w:rPr>
              <w:rFonts w:ascii="Palatino Linotype" w:eastAsia="Palatino Linotype" w:hAnsi="Palatino Linotype" w:cs="Palatino Linotype"/>
            </w:rPr>
          </w:rPrChange>
        </w:rPr>
        <w:t xml:space="preserve"> and Kingstone (2013) attempted to explicitly examine eye movement awareness using a visual search task. Their study consisted of showing participants a series of photographs with the goal of completing a memory task. After completing the memory task, participants were presented with two versions of the photographs they had previously seen. Both versions had an array of red and white circular dots overlaid on them, representing fixation points. Participants were required to identify which version of fixations were their own. Participant fixations were paired with either 1.) randomly selected locations 2.) their own fixations </w:t>
      </w:r>
      <w:del w:id="108" w:author="Clarke" w:date="2016-02-03T11:39:00Z">
        <w:r w:rsidRPr="00E81BDA" w:rsidDel="00530906">
          <w:rPr>
            <w:rFonts w:ascii="Palatino Linotype" w:eastAsia="Palatino Linotype" w:hAnsi="Palatino Linotype" w:cs="Palatino Linotype"/>
            <w:lang w:val="en-GB"/>
            <w:rPrChange w:id="109" w:author="Alasdair Clarke" w:date="2016-02-03T14:28:00Z">
              <w:rPr>
                <w:rFonts w:ascii="Palatino Linotype" w:eastAsia="Palatino Linotype" w:hAnsi="Palatino Linotype" w:cs="Palatino Linotype"/>
              </w:rPr>
            </w:rPrChange>
          </w:rPr>
          <w:delText>from a</w:delText>
        </w:r>
      </w:del>
      <w:ins w:id="110" w:author="Clarke" w:date="2016-02-03T11:39:00Z">
        <w:r w:rsidR="00530906" w:rsidRPr="00E81BDA">
          <w:rPr>
            <w:rFonts w:ascii="Palatino Linotype" w:eastAsia="Palatino Linotype" w:hAnsi="Palatino Linotype" w:cs="Palatino Linotype"/>
            <w:lang w:val="en-GB"/>
            <w:rPrChange w:id="111" w:author="Alasdair Clarke" w:date="2016-02-03T14:28:00Z">
              <w:rPr>
                <w:rFonts w:ascii="Palatino Linotype" w:eastAsia="Palatino Linotype" w:hAnsi="Palatino Linotype" w:cs="Palatino Linotype"/>
              </w:rPr>
            </w:rPrChange>
          </w:rPr>
          <w:t>while viewing a</w:t>
        </w:r>
      </w:ins>
      <w:r w:rsidRPr="00E81BDA">
        <w:rPr>
          <w:rFonts w:ascii="Palatino Linotype" w:eastAsia="Palatino Linotype" w:hAnsi="Palatino Linotype" w:cs="Palatino Linotype"/>
          <w:lang w:val="en-GB"/>
          <w:rPrChange w:id="112" w:author="Alasdair Clarke" w:date="2016-02-03T14:28:00Z">
            <w:rPr>
              <w:rFonts w:ascii="Palatino Linotype" w:eastAsia="Palatino Linotype" w:hAnsi="Palatino Linotype" w:cs="Palatino Linotype"/>
            </w:rPr>
          </w:rPrChange>
        </w:rPr>
        <w:t xml:space="preserve"> different </w:t>
      </w:r>
      <w:del w:id="113" w:author="Clarke" w:date="2016-02-03T11:12:00Z">
        <w:r w:rsidRPr="00E81BDA" w:rsidDel="00E92A9D">
          <w:rPr>
            <w:rFonts w:ascii="Palatino Linotype" w:eastAsia="Palatino Linotype" w:hAnsi="Palatino Linotype" w:cs="Palatino Linotype"/>
            <w:lang w:val="en-GB"/>
            <w:rPrChange w:id="114" w:author="Alasdair Clarke" w:date="2016-02-03T14:28:00Z">
              <w:rPr>
                <w:rFonts w:ascii="Palatino Linotype" w:eastAsia="Palatino Linotype" w:hAnsi="Palatino Linotype" w:cs="Palatino Linotype"/>
              </w:rPr>
            </w:rPrChange>
          </w:rPr>
          <w:delText xml:space="preserve">trial </w:delText>
        </w:r>
      </w:del>
      <w:ins w:id="115" w:author="Clarke" w:date="2016-02-03T11:12:00Z">
        <w:r w:rsidR="00E92A9D" w:rsidRPr="00E81BDA">
          <w:rPr>
            <w:rFonts w:ascii="Palatino Linotype" w:eastAsia="Palatino Linotype" w:hAnsi="Palatino Linotype" w:cs="Palatino Linotype"/>
            <w:lang w:val="en-GB"/>
            <w:rPrChange w:id="116" w:author="Alasdair Clarke" w:date="2016-02-03T14:28:00Z">
              <w:rPr>
                <w:rFonts w:ascii="Palatino Linotype" w:eastAsia="Palatino Linotype" w:hAnsi="Palatino Linotype" w:cs="Palatino Linotype"/>
              </w:rPr>
            </w:rPrChange>
          </w:rPr>
          <w:t xml:space="preserve">image, </w:t>
        </w:r>
      </w:ins>
      <w:r w:rsidRPr="00E81BDA">
        <w:rPr>
          <w:rFonts w:ascii="Palatino Linotype" w:eastAsia="Palatino Linotype" w:hAnsi="Palatino Linotype" w:cs="Palatino Linotype"/>
          <w:lang w:val="en-GB"/>
          <w:rPrChange w:id="117" w:author="Alasdair Clarke" w:date="2016-02-03T14:28:00Z">
            <w:rPr>
              <w:rFonts w:ascii="Palatino Linotype" w:eastAsia="Palatino Linotype" w:hAnsi="Palatino Linotype" w:cs="Palatino Linotype"/>
            </w:rPr>
          </w:rPrChange>
        </w:rPr>
        <w:t xml:space="preserve">or 3.) a different observer viewing the same image. </w:t>
      </w:r>
      <w:del w:id="118" w:author="Clarke" w:date="2016-02-03T11:13:00Z">
        <w:r w:rsidRPr="00E81BDA" w:rsidDel="00E92A9D">
          <w:rPr>
            <w:rFonts w:ascii="Palatino Linotype" w:eastAsia="Palatino Linotype" w:hAnsi="Palatino Linotype" w:cs="Palatino Linotype"/>
            <w:lang w:val="en-GB"/>
            <w:rPrChange w:id="119" w:author="Alasdair Clarke" w:date="2016-02-03T14:28:00Z">
              <w:rPr>
                <w:rFonts w:ascii="Palatino Linotype" w:eastAsia="Palatino Linotype" w:hAnsi="Palatino Linotype" w:cs="Palatino Linotype"/>
              </w:rPr>
            </w:rPrChange>
          </w:rPr>
          <w:delText>It was concluded that</w:delText>
        </w:r>
      </w:del>
      <w:ins w:id="120" w:author="Clarke" w:date="2016-02-03T11:13:00Z">
        <w:r w:rsidR="00E92A9D" w:rsidRPr="00E81BDA">
          <w:rPr>
            <w:rFonts w:ascii="Palatino Linotype" w:eastAsia="Palatino Linotype" w:hAnsi="Palatino Linotype" w:cs="Palatino Linotype"/>
            <w:lang w:val="en-GB"/>
            <w:rPrChange w:id="121" w:author="Alasdair Clarke" w:date="2016-02-03T14:28:00Z">
              <w:rPr>
                <w:rFonts w:ascii="Palatino Linotype" w:eastAsia="Palatino Linotype" w:hAnsi="Palatino Linotype" w:cs="Palatino Linotype"/>
              </w:rPr>
            </w:rPrChange>
          </w:rPr>
          <w:t>While</w:t>
        </w:r>
      </w:ins>
      <w:r w:rsidRPr="00E81BDA">
        <w:rPr>
          <w:rFonts w:ascii="Palatino Linotype" w:eastAsia="Palatino Linotype" w:hAnsi="Palatino Linotype" w:cs="Palatino Linotype"/>
          <w:lang w:val="en-GB"/>
          <w:rPrChange w:id="122" w:author="Alasdair Clarke" w:date="2016-02-03T14:28:00Z">
            <w:rPr>
              <w:rFonts w:ascii="Palatino Linotype" w:eastAsia="Palatino Linotype" w:hAnsi="Palatino Linotype" w:cs="Palatino Linotype"/>
            </w:rPr>
          </w:rPrChange>
        </w:rPr>
        <w:t xml:space="preserve"> participants could identify their own fixations in all conditions, </w:t>
      </w:r>
      <w:del w:id="123" w:author="Clarke" w:date="2016-02-03T11:13:00Z">
        <w:r w:rsidRPr="00E81BDA" w:rsidDel="00E92A9D">
          <w:rPr>
            <w:rFonts w:ascii="Palatino Linotype" w:eastAsia="Palatino Linotype" w:hAnsi="Palatino Linotype" w:cs="Palatino Linotype"/>
            <w:lang w:val="en-GB"/>
            <w:rPrChange w:id="124" w:author="Alasdair Clarke" w:date="2016-02-03T14:28:00Z">
              <w:rPr>
                <w:rFonts w:ascii="Palatino Linotype" w:eastAsia="Palatino Linotype" w:hAnsi="Palatino Linotype" w:cs="Palatino Linotype"/>
              </w:rPr>
            </w:rPrChange>
          </w:rPr>
          <w:delText xml:space="preserve">however </w:delText>
        </w:r>
      </w:del>
      <w:r w:rsidRPr="00E81BDA">
        <w:rPr>
          <w:rFonts w:ascii="Palatino Linotype" w:eastAsia="Palatino Linotype" w:hAnsi="Palatino Linotype" w:cs="Palatino Linotype"/>
          <w:lang w:val="en-GB"/>
          <w:rPrChange w:id="125" w:author="Alasdair Clarke" w:date="2016-02-03T14:28:00Z">
            <w:rPr>
              <w:rFonts w:ascii="Palatino Linotype" w:eastAsia="Palatino Linotype" w:hAnsi="Palatino Linotype" w:cs="Palatino Linotype"/>
            </w:rPr>
          </w:rPrChange>
        </w:rPr>
        <w:t>they were only just above chance in condition 3. As noted by the authors, individuals may have been identifying their fixations from the memory of only one or two targets that they recalled seeing as opposed to remembering their actual scan-paths. Also randomly allocated fixations</w:t>
      </w:r>
      <w:ins w:id="126" w:author="Clarke" w:date="2016-02-03T11:40:00Z">
        <w:r w:rsidR="00C10752" w:rsidRPr="00E81BDA">
          <w:rPr>
            <w:rFonts w:ascii="Palatino Linotype" w:eastAsia="Palatino Linotype" w:hAnsi="Palatino Linotype" w:cs="Palatino Linotype"/>
            <w:lang w:val="en-GB"/>
            <w:rPrChange w:id="127" w:author="Alasdair Clarke" w:date="2016-02-03T14:28:00Z">
              <w:rPr>
                <w:rFonts w:ascii="Palatino Linotype" w:eastAsia="Palatino Linotype" w:hAnsi="Palatino Linotype" w:cs="Palatino Linotype"/>
              </w:rPr>
            </w:rPrChange>
          </w:rPr>
          <w:t xml:space="preserve"> and</w:t>
        </w:r>
      </w:ins>
      <w:r w:rsidRPr="00E81BDA">
        <w:rPr>
          <w:rFonts w:ascii="Palatino Linotype" w:eastAsia="Palatino Linotype" w:hAnsi="Palatino Linotype" w:cs="Palatino Linotype"/>
          <w:lang w:val="en-GB"/>
          <w:rPrChange w:id="128" w:author="Alasdair Clarke" w:date="2016-02-03T14:28:00Z">
            <w:rPr>
              <w:rFonts w:ascii="Palatino Linotype" w:eastAsia="Palatino Linotype" w:hAnsi="Palatino Linotype" w:cs="Palatino Linotype"/>
            </w:rPr>
          </w:rPrChange>
        </w:rPr>
        <w:t xml:space="preserve"> </w:t>
      </w:r>
      <w:del w:id="129" w:author="Clarke" w:date="2016-02-03T11:40:00Z">
        <w:r w:rsidRPr="00E81BDA" w:rsidDel="00C10752">
          <w:rPr>
            <w:rFonts w:ascii="Palatino Linotype" w:eastAsia="Palatino Linotype" w:hAnsi="Palatino Linotype" w:cs="Palatino Linotype"/>
            <w:lang w:val="en-GB"/>
            <w:rPrChange w:id="130" w:author="Alasdair Clarke" w:date="2016-02-03T14:28:00Z">
              <w:rPr>
                <w:rFonts w:ascii="Palatino Linotype" w:eastAsia="Palatino Linotype" w:hAnsi="Palatino Linotype" w:cs="Palatino Linotype"/>
              </w:rPr>
            </w:rPrChange>
          </w:rPr>
          <w:delText xml:space="preserve">as well as </w:delText>
        </w:r>
      </w:del>
      <w:r w:rsidRPr="00E81BDA">
        <w:rPr>
          <w:rFonts w:ascii="Palatino Linotype" w:eastAsia="Palatino Linotype" w:hAnsi="Palatino Linotype" w:cs="Palatino Linotype"/>
          <w:lang w:val="en-GB"/>
          <w:rPrChange w:id="131" w:author="Alasdair Clarke" w:date="2016-02-03T14:28:00Z">
            <w:rPr>
              <w:rFonts w:ascii="Palatino Linotype" w:eastAsia="Palatino Linotype" w:hAnsi="Palatino Linotype" w:cs="Palatino Linotype"/>
            </w:rPr>
          </w:rPrChange>
        </w:rPr>
        <w:t xml:space="preserve">fixations from a </w:t>
      </w:r>
      <w:del w:id="132" w:author="Clarke" w:date="2016-02-03T11:40:00Z">
        <w:r w:rsidRPr="00E81BDA" w:rsidDel="00C10752">
          <w:rPr>
            <w:rFonts w:ascii="Palatino Linotype" w:eastAsia="Palatino Linotype" w:hAnsi="Palatino Linotype" w:cs="Palatino Linotype"/>
            <w:lang w:val="en-GB"/>
            <w:rPrChange w:id="133" w:author="Alasdair Clarke" w:date="2016-02-03T14:28:00Z">
              <w:rPr>
                <w:rFonts w:ascii="Palatino Linotype" w:eastAsia="Palatino Linotype" w:hAnsi="Palatino Linotype" w:cs="Palatino Linotype"/>
              </w:rPr>
            </w:rPrChange>
          </w:rPr>
          <w:delText xml:space="preserve">completely </w:delText>
        </w:r>
      </w:del>
      <w:r w:rsidRPr="00E81BDA">
        <w:rPr>
          <w:rFonts w:ascii="Palatino Linotype" w:eastAsia="Palatino Linotype" w:hAnsi="Palatino Linotype" w:cs="Palatino Linotype"/>
          <w:lang w:val="en-GB"/>
          <w:rPrChange w:id="134" w:author="Alasdair Clarke" w:date="2016-02-03T14:28:00Z">
            <w:rPr>
              <w:rFonts w:ascii="Palatino Linotype" w:eastAsia="Palatino Linotype" w:hAnsi="Palatino Linotype" w:cs="Palatino Linotype"/>
            </w:rPr>
          </w:rPrChange>
        </w:rPr>
        <w:t>different image</w:t>
      </w:r>
      <w:del w:id="135" w:author="Clarke" w:date="2016-02-03T11:40:00Z">
        <w:r w:rsidRPr="00E81BDA" w:rsidDel="00C10752">
          <w:rPr>
            <w:rFonts w:ascii="Palatino Linotype" w:eastAsia="Palatino Linotype" w:hAnsi="Palatino Linotype" w:cs="Palatino Linotype"/>
            <w:lang w:val="en-GB"/>
            <w:rPrChange w:id="136" w:author="Alasdair Clarke" w:date="2016-02-03T14:28:00Z">
              <w:rPr>
                <w:rFonts w:ascii="Palatino Linotype" w:eastAsia="Palatino Linotype" w:hAnsi="Palatino Linotype" w:cs="Palatino Linotype"/>
              </w:rPr>
            </w:rPrChange>
          </w:rPr>
          <w:delText>, which may appear as random, may not</w:delText>
        </w:r>
      </w:del>
      <w:ins w:id="137" w:author="Clarke" w:date="2016-02-03T11:40:00Z">
        <w:r w:rsidR="00C10752" w:rsidRPr="00E81BDA">
          <w:rPr>
            <w:rFonts w:ascii="Palatino Linotype" w:eastAsia="Palatino Linotype" w:hAnsi="Palatino Linotype" w:cs="Palatino Linotype"/>
            <w:lang w:val="en-GB"/>
            <w:rPrChange w:id="138" w:author="Alasdair Clarke" w:date="2016-02-03T14:28:00Z">
              <w:rPr>
                <w:rFonts w:ascii="Palatino Linotype" w:eastAsia="Palatino Linotype" w:hAnsi="Palatino Linotype" w:cs="Palatino Linotype"/>
              </w:rPr>
            </w:rPrChange>
          </w:rPr>
          <w:t xml:space="preserve"> are unlikely to</w:t>
        </w:r>
      </w:ins>
      <w:r w:rsidRPr="00E81BDA">
        <w:rPr>
          <w:rFonts w:ascii="Palatino Linotype" w:eastAsia="Palatino Linotype" w:hAnsi="Palatino Linotype" w:cs="Palatino Linotype"/>
          <w:lang w:val="en-GB"/>
          <w:rPrChange w:id="139" w:author="Alasdair Clarke" w:date="2016-02-03T14:28:00Z">
            <w:rPr>
              <w:rFonts w:ascii="Palatino Linotype" w:eastAsia="Palatino Linotype" w:hAnsi="Palatino Linotype" w:cs="Palatino Linotype"/>
            </w:rPr>
          </w:rPrChange>
        </w:rPr>
        <w:t xml:space="preserve"> logically fit with a visual search of the current image and therefore it may be easier to identify as not one’s own. Within the task participants were able to execute saccades that aided in the visual search of the scene, a goal that was predetermined and as such these eye movements would be classed as endogenous. Their attention was not captured by any non-goal orientated information. In this case </w:t>
      </w:r>
      <w:r w:rsidRPr="00E81BDA">
        <w:rPr>
          <w:rFonts w:ascii="Palatino Linotype" w:eastAsia="Palatino Linotype" w:hAnsi="Palatino Linotype" w:cs="Palatino Linotype"/>
          <w:lang w:val="en-GB"/>
          <w:rPrChange w:id="140" w:author="Alasdair Clarke" w:date="2016-02-03T14:28:00Z">
            <w:rPr>
              <w:rFonts w:ascii="Palatino Linotype" w:eastAsia="Palatino Linotype" w:hAnsi="Palatino Linotype" w:cs="Palatino Linotype"/>
            </w:rPr>
          </w:rPrChange>
        </w:rPr>
        <w:lastRenderedPageBreak/>
        <w:t xml:space="preserve">individuals showed some eye movement awareness, however as previously noted, the experimental conditions may have had an influence on this outcome. </w:t>
      </w:r>
    </w:p>
    <w:p w14:paraId="0D21C37D" w14:textId="2415CDCB" w:rsidR="00D21032" w:rsidRPr="00E81BDA" w:rsidRDefault="006D7A20" w:rsidP="009307AE">
      <w:pPr>
        <w:pStyle w:val="BodyA"/>
        <w:spacing w:after="200" w:line="276" w:lineRule="auto"/>
        <w:ind w:firstLine="720"/>
        <w:jc w:val="both"/>
        <w:rPr>
          <w:rFonts w:ascii="Palatino Linotype" w:eastAsia="Palatino Linotype" w:hAnsi="Palatino Linotype" w:cs="Palatino Linotype"/>
          <w:lang w:val="en-GB"/>
          <w:rPrChange w:id="141" w:author="Alasdair Clarke" w:date="2016-02-03T14:28:00Z">
            <w:rPr>
              <w:rFonts w:ascii="Palatino Linotype" w:eastAsia="Palatino Linotype" w:hAnsi="Palatino Linotype" w:cs="Palatino Linotype"/>
            </w:rPr>
          </w:rPrChange>
        </w:rPr>
      </w:pPr>
      <w:ins w:id="142" w:author="Clarke" w:date="2016-02-03T12:23:00Z">
        <w:r w:rsidRPr="00E81BDA">
          <w:rPr>
            <w:rFonts w:ascii="Palatino Linotype" w:eastAsia="Palatino Linotype" w:hAnsi="Palatino Linotype" w:cs="Palatino Linotype"/>
            <w:lang w:val="en-GB"/>
            <w:rPrChange w:id="143" w:author="Alasdair Clarke" w:date="2016-02-03T14:28:00Z">
              <w:rPr>
                <w:rFonts w:ascii="Palatino Linotype" w:eastAsia="Palatino Linotype" w:hAnsi="Palatino Linotype" w:cs="Palatino Linotype"/>
              </w:rPr>
            </w:rPrChange>
          </w:rPr>
          <w:t>A similar study (</w:t>
        </w:r>
      </w:ins>
      <w:r w:rsidR="009307AE" w:rsidRPr="00E81BDA">
        <w:rPr>
          <w:rFonts w:ascii="Palatino Linotype" w:eastAsia="Palatino Linotype" w:hAnsi="Palatino Linotype" w:cs="Palatino Linotype"/>
          <w:lang w:val="en-GB"/>
          <w:rPrChange w:id="144" w:author="Alasdair Clarke" w:date="2016-02-03T14:28:00Z">
            <w:rPr>
              <w:rFonts w:ascii="Palatino Linotype" w:eastAsia="Palatino Linotype" w:hAnsi="Palatino Linotype" w:cs="Palatino Linotype"/>
            </w:rPr>
          </w:rPrChange>
        </w:rPr>
        <w:t xml:space="preserve">Marti, Bayet and </w:t>
      </w:r>
      <w:proofErr w:type="spellStart"/>
      <w:r w:rsidR="009307AE" w:rsidRPr="00E81BDA">
        <w:rPr>
          <w:rFonts w:ascii="Palatino Linotype" w:eastAsia="Palatino Linotype" w:hAnsi="Palatino Linotype" w:cs="Palatino Linotype"/>
          <w:lang w:val="en-GB"/>
          <w:rPrChange w:id="145" w:author="Alasdair Clarke" w:date="2016-02-03T14:28:00Z">
            <w:rPr>
              <w:rFonts w:ascii="Palatino Linotype" w:eastAsia="Palatino Linotype" w:hAnsi="Palatino Linotype" w:cs="Palatino Linotype"/>
            </w:rPr>
          </w:rPrChange>
        </w:rPr>
        <w:t>Dehaene</w:t>
      </w:r>
      <w:proofErr w:type="spellEnd"/>
      <w:ins w:id="146" w:author="Clarke" w:date="2016-02-03T12:23:00Z">
        <w:r w:rsidRPr="00E81BDA">
          <w:rPr>
            <w:rFonts w:ascii="Palatino Linotype" w:eastAsia="Palatino Linotype" w:hAnsi="Palatino Linotype" w:cs="Palatino Linotype"/>
            <w:lang w:val="en-GB"/>
            <w:rPrChange w:id="147" w:author="Alasdair Clarke" w:date="2016-02-03T14:28:00Z">
              <w:rPr>
                <w:rFonts w:ascii="Palatino Linotype" w:eastAsia="Palatino Linotype" w:hAnsi="Palatino Linotype" w:cs="Palatino Linotype"/>
              </w:rPr>
            </w:rPrChange>
          </w:rPr>
          <w:t>,</w:t>
        </w:r>
      </w:ins>
      <w:r w:rsidR="009307AE" w:rsidRPr="00E81BDA">
        <w:rPr>
          <w:rFonts w:ascii="Palatino Linotype" w:eastAsia="Palatino Linotype" w:hAnsi="Palatino Linotype" w:cs="Palatino Linotype"/>
          <w:lang w:val="en-GB"/>
          <w:rPrChange w:id="148" w:author="Alasdair Clarke" w:date="2016-02-03T14:28:00Z">
            <w:rPr>
              <w:rFonts w:ascii="Palatino Linotype" w:eastAsia="Palatino Linotype" w:hAnsi="Palatino Linotype" w:cs="Palatino Linotype"/>
            </w:rPr>
          </w:rPrChange>
        </w:rPr>
        <w:t xml:space="preserve"> </w:t>
      </w:r>
      <w:del w:id="149" w:author="Clarke" w:date="2016-02-03T12:23:00Z">
        <w:r w:rsidR="009307AE" w:rsidRPr="00E81BDA" w:rsidDel="006D7A20">
          <w:rPr>
            <w:rFonts w:ascii="Palatino Linotype" w:eastAsia="Palatino Linotype" w:hAnsi="Palatino Linotype" w:cs="Palatino Linotype"/>
            <w:lang w:val="en-GB"/>
            <w:rPrChange w:id="150" w:author="Alasdair Clarke" w:date="2016-02-03T14:28:00Z">
              <w:rPr>
                <w:rFonts w:ascii="Palatino Linotype" w:eastAsia="Palatino Linotype" w:hAnsi="Palatino Linotype" w:cs="Palatino Linotype"/>
              </w:rPr>
            </w:rPrChange>
          </w:rPr>
          <w:delText>(</w:delText>
        </w:r>
      </w:del>
      <w:r w:rsidR="009307AE" w:rsidRPr="00E81BDA">
        <w:rPr>
          <w:rFonts w:ascii="Palatino Linotype" w:eastAsia="Palatino Linotype" w:hAnsi="Palatino Linotype" w:cs="Palatino Linotype"/>
          <w:lang w:val="en-GB"/>
          <w:rPrChange w:id="151" w:author="Alasdair Clarke" w:date="2016-02-03T14:28:00Z">
            <w:rPr>
              <w:rFonts w:ascii="Palatino Linotype" w:eastAsia="Palatino Linotype" w:hAnsi="Palatino Linotype" w:cs="Palatino Linotype"/>
            </w:rPr>
          </w:rPrChange>
        </w:rPr>
        <w:t xml:space="preserve">2015) </w:t>
      </w:r>
      <w:del w:id="152" w:author="Clarke" w:date="2016-02-03T12:23:00Z">
        <w:r w:rsidR="009307AE" w:rsidRPr="00E81BDA" w:rsidDel="00186946">
          <w:rPr>
            <w:rFonts w:ascii="Palatino Linotype" w:eastAsia="Palatino Linotype" w:hAnsi="Palatino Linotype" w:cs="Palatino Linotype"/>
            <w:lang w:val="en-GB"/>
            <w:rPrChange w:id="153" w:author="Alasdair Clarke" w:date="2016-02-03T14:28:00Z">
              <w:rPr>
                <w:rFonts w:ascii="Palatino Linotype" w:eastAsia="Palatino Linotype" w:hAnsi="Palatino Linotype" w:cs="Palatino Linotype"/>
              </w:rPr>
            </w:rPrChange>
          </w:rPr>
          <w:delText>also conducted a</w:delText>
        </w:r>
      </w:del>
      <w:ins w:id="154" w:author="Clarke" w:date="2016-02-03T12:23:00Z">
        <w:r w:rsidR="00186946" w:rsidRPr="00E81BDA">
          <w:rPr>
            <w:rFonts w:ascii="Palatino Linotype" w:eastAsia="Palatino Linotype" w:hAnsi="Palatino Linotype" w:cs="Palatino Linotype"/>
            <w:lang w:val="en-GB"/>
            <w:rPrChange w:id="155" w:author="Alasdair Clarke" w:date="2016-02-03T14:28:00Z">
              <w:rPr>
                <w:rFonts w:ascii="Palatino Linotype" w:eastAsia="Palatino Linotype" w:hAnsi="Palatino Linotype" w:cs="Palatino Linotype"/>
              </w:rPr>
            </w:rPrChange>
          </w:rPr>
          <w:t>made use of a</w:t>
        </w:r>
      </w:ins>
      <w:r w:rsidR="009307AE" w:rsidRPr="00E81BDA">
        <w:rPr>
          <w:rFonts w:ascii="Palatino Linotype" w:eastAsia="Palatino Linotype" w:hAnsi="Palatino Linotype" w:cs="Palatino Linotype"/>
          <w:lang w:val="en-GB"/>
          <w:rPrChange w:id="156" w:author="Alasdair Clarke" w:date="2016-02-03T14:28:00Z">
            <w:rPr>
              <w:rFonts w:ascii="Palatino Linotype" w:eastAsia="Palatino Linotype" w:hAnsi="Palatino Linotype" w:cs="Palatino Linotype"/>
            </w:rPr>
          </w:rPrChange>
        </w:rPr>
        <w:t xml:space="preserve"> visual search task in which participants were required to identify the spatial locations they looked at, using mouse clicks, in the correct order on a trial by trial basis.  Participants were able to produce more similar mouse-clicks to the immediately preceding sequence of saccades compared to saccade sequences for the same search array presented earlier in the experiment. This </w:t>
      </w:r>
      <w:del w:id="157" w:author="Clarke" w:date="2016-02-03T12:25:00Z">
        <w:r w:rsidR="009307AE" w:rsidRPr="00E81BDA" w:rsidDel="00186946">
          <w:rPr>
            <w:rFonts w:ascii="Palatino Linotype" w:eastAsia="Palatino Linotype" w:hAnsi="Palatino Linotype" w:cs="Palatino Linotype"/>
            <w:lang w:val="en-GB"/>
            <w:rPrChange w:id="158" w:author="Alasdair Clarke" w:date="2016-02-03T14:28:00Z">
              <w:rPr>
                <w:rFonts w:ascii="Palatino Linotype" w:eastAsia="Palatino Linotype" w:hAnsi="Palatino Linotype" w:cs="Palatino Linotype"/>
              </w:rPr>
            </w:rPrChange>
          </w:rPr>
          <w:delText xml:space="preserve">may </w:delText>
        </w:r>
      </w:del>
      <w:r w:rsidR="009307AE" w:rsidRPr="00E81BDA">
        <w:rPr>
          <w:rFonts w:ascii="Palatino Linotype" w:eastAsia="Palatino Linotype" w:hAnsi="Palatino Linotype" w:cs="Palatino Linotype"/>
          <w:lang w:val="en-GB"/>
          <w:rPrChange w:id="159" w:author="Alasdair Clarke" w:date="2016-02-03T14:28:00Z">
            <w:rPr>
              <w:rFonts w:ascii="Palatino Linotype" w:eastAsia="Palatino Linotype" w:hAnsi="Palatino Linotype" w:cs="Palatino Linotype"/>
            </w:rPr>
          </w:rPrChange>
        </w:rPr>
        <w:t>suggest</w:t>
      </w:r>
      <w:ins w:id="160" w:author="Clarke" w:date="2016-02-03T12:25:00Z">
        <w:r w:rsidR="00186946" w:rsidRPr="00E81BDA">
          <w:rPr>
            <w:rFonts w:ascii="Palatino Linotype" w:eastAsia="Palatino Linotype" w:hAnsi="Palatino Linotype" w:cs="Palatino Linotype"/>
            <w:lang w:val="en-GB"/>
            <w:rPrChange w:id="161" w:author="Alasdair Clarke" w:date="2016-02-03T14:28:00Z">
              <w:rPr>
                <w:rFonts w:ascii="Palatino Linotype" w:eastAsia="Palatino Linotype" w:hAnsi="Palatino Linotype" w:cs="Palatino Linotype"/>
              </w:rPr>
            </w:rPrChange>
          </w:rPr>
          <w:t>s</w:t>
        </w:r>
      </w:ins>
      <w:r w:rsidR="009307AE" w:rsidRPr="00E81BDA">
        <w:rPr>
          <w:rFonts w:ascii="Palatino Linotype" w:eastAsia="Palatino Linotype" w:hAnsi="Palatino Linotype" w:cs="Palatino Linotype"/>
          <w:lang w:val="en-GB"/>
          <w:rPrChange w:id="162" w:author="Alasdair Clarke" w:date="2016-02-03T14:28:00Z">
            <w:rPr>
              <w:rFonts w:ascii="Palatino Linotype" w:eastAsia="Palatino Linotype" w:hAnsi="Palatino Linotype" w:cs="Palatino Linotype"/>
            </w:rPr>
          </w:rPrChange>
        </w:rPr>
        <w:t xml:space="preserve"> some memory for the fixations just executed. </w:t>
      </w:r>
      <w:ins w:id="163" w:author="Clarke" w:date="2016-02-03T12:25:00Z">
        <w:r w:rsidR="00186946" w:rsidRPr="00E81BDA">
          <w:rPr>
            <w:rFonts w:ascii="Palatino Linotype" w:eastAsia="Palatino Linotype" w:hAnsi="Palatino Linotype" w:cs="Palatino Linotype"/>
            <w:lang w:val="en-GB"/>
            <w:rPrChange w:id="164" w:author="Alasdair Clarke" w:date="2016-02-03T14:28:00Z">
              <w:rPr>
                <w:rFonts w:ascii="Palatino Linotype" w:eastAsia="Palatino Linotype" w:hAnsi="Palatino Linotype" w:cs="Palatino Linotype"/>
              </w:rPr>
            </w:rPrChange>
          </w:rPr>
          <w:t xml:space="preserve">However, </w:t>
        </w:r>
      </w:ins>
      <w:del w:id="165" w:author="Clarke" w:date="2016-02-03T12:26:00Z">
        <w:r w:rsidR="009307AE" w:rsidRPr="00E81BDA" w:rsidDel="00186946">
          <w:rPr>
            <w:rFonts w:ascii="Palatino Linotype" w:eastAsia="Palatino Linotype" w:hAnsi="Palatino Linotype" w:cs="Palatino Linotype"/>
            <w:lang w:val="en-GB"/>
            <w:rPrChange w:id="166" w:author="Alasdair Clarke" w:date="2016-02-03T14:28:00Z">
              <w:rPr>
                <w:rFonts w:ascii="Palatino Linotype" w:eastAsia="Palatino Linotype" w:hAnsi="Palatino Linotype" w:cs="Palatino Linotype"/>
              </w:rPr>
            </w:rPrChange>
          </w:rPr>
          <w:delText>P</w:delText>
        </w:r>
      </w:del>
      <w:ins w:id="167" w:author="Clarke" w:date="2016-02-03T12:26:00Z">
        <w:r w:rsidR="00186946" w:rsidRPr="00E81BDA">
          <w:rPr>
            <w:rFonts w:ascii="Palatino Linotype" w:eastAsia="Palatino Linotype" w:hAnsi="Palatino Linotype" w:cs="Palatino Linotype"/>
            <w:lang w:val="en-GB"/>
            <w:rPrChange w:id="168" w:author="Alasdair Clarke" w:date="2016-02-03T14:28:00Z">
              <w:rPr>
                <w:rFonts w:ascii="Palatino Linotype" w:eastAsia="Palatino Linotype" w:hAnsi="Palatino Linotype" w:cs="Palatino Linotype"/>
              </w:rPr>
            </w:rPrChange>
          </w:rPr>
          <w:t>p</w:t>
        </w:r>
      </w:ins>
      <w:r w:rsidR="009307AE" w:rsidRPr="00E81BDA">
        <w:rPr>
          <w:rFonts w:ascii="Palatino Linotype" w:eastAsia="Palatino Linotype" w:hAnsi="Palatino Linotype" w:cs="Palatino Linotype"/>
          <w:lang w:val="en-GB"/>
          <w:rPrChange w:id="169" w:author="Alasdair Clarke" w:date="2016-02-03T14:28:00Z">
            <w:rPr>
              <w:rFonts w:ascii="Palatino Linotype" w:eastAsia="Palatino Linotype" w:hAnsi="Palatino Linotype" w:cs="Palatino Linotype"/>
            </w:rPr>
          </w:rPrChange>
        </w:rPr>
        <w:t>articipants</w:t>
      </w:r>
      <w:ins w:id="170" w:author="Clarke" w:date="2016-02-03T12:26:00Z">
        <w:r w:rsidR="00186946" w:rsidRPr="00E81BDA">
          <w:rPr>
            <w:rFonts w:ascii="Palatino Linotype" w:eastAsia="Palatino Linotype" w:hAnsi="Palatino Linotype" w:cs="Palatino Linotype"/>
            <w:lang w:val="en-GB"/>
            <w:rPrChange w:id="171" w:author="Alasdair Clarke" w:date="2016-02-03T14:28:00Z">
              <w:rPr>
                <w:rFonts w:ascii="Palatino Linotype" w:eastAsia="Palatino Linotype" w:hAnsi="Palatino Linotype" w:cs="Palatino Linotype"/>
              </w:rPr>
            </w:rPrChange>
          </w:rPr>
          <w:t xml:space="preserve"> also</w:t>
        </w:r>
      </w:ins>
      <w:del w:id="172" w:author="Clarke" w:date="2016-02-03T12:26:00Z">
        <w:r w:rsidR="009307AE" w:rsidRPr="00E81BDA" w:rsidDel="00186946">
          <w:rPr>
            <w:rFonts w:ascii="Palatino Linotype" w:eastAsia="Palatino Linotype" w:hAnsi="Palatino Linotype" w:cs="Palatino Linotype"/>
            <w:lang w:val="en-GB"/>
            <w:rPrChange w:id="173" w:author="Alasdair Clarke" w:date="2016-02-03T14:28:00Z">
              <w:rPr>
                <w:rFonts w:ascii="Palatino Linotype" w:eastAsia="Palatino Linotype" w:hAnsi="Palatino Linotype" w:cs="Palatino Linotype"/>
              </w:rPr>
            </w:rPrChange>
          </w:rPr>
          <w:delText xml:space="preserve"> however</w:delText>
        </w:r>
      </w:del>
      <w:r w:rsidR="009307AE" w:rsidRPr="00E81BDA">
        <w:rPr>
          <w:rFonts w:ascii="Palatino Linotype" w:eastAsia="Palatino Linotype" w:hAnsi="Palatino Linotype" w:cs="Palatino Linotype"/>
          <w:lang w:val="en-GB"/>
          <w:rPrChange w:id="174" w:author="Alasdair Clarke" w:date="2016-02-03T14:28:00Z">
            <w:rPr>
              <w:rFonts w:ascii="Palatino Linotype" w:eastAsia="Palatino Linotype" w:hAnsi="Palatino Linotype" w:cs="Palatino Linotype"/>
            </w:rPr>
          </w:rPrChange>
        </w:rPr>
        <w:t xml:space="preserve"> reported fixations that never occurred </w:t>
      </w:r>
      <w:ins w:id="175" w:author="Clarke" w:date="2016-02-03T12:26:00Z">
        <w:r w:rsidR="00186946" w:rsidRPr="00E81BDA">
          <w:rPr>
            <w:rFonts w:ascii="Palatino Linotype" w:eastAsia="Palatino Linotype" w:hAnsi="Palatino Linotype" w:cs="Palatino Linotype"/>
            <w:lang w:val="en-GB"/>
            <w:rPrChange w:id="176" w:author="Alasdair Clarke" w:date="2016-02-03T14:28:00Z">
              <w:rPr>
                <w:rFonts w:ascii="Palatino Linotype" w:eastAsia="Palatino Linotype" w:hAnsi="Palatino Linotype" w:cs="Palatino Linotype"/>
              </w:rPr>
            </w:rPrChange>
          </w:rPr>
          <w:t>and</w:t>
        </w:r>
      </w:ins>
      <w:del w:id="177" w:author="Clarke" w:date="2016-02-03T12:26:00Z">
        <w:r w:rsidR="009307AE" w:rsidRPr="00E81BDA" w:rsidDel="00186946">
          <w:rPr>
            <w:rFonts w:ascii="Palatino Linotype" w:eastAsia="Palatino Linotype" w:hAnsi="Palatino Linotype" w:cs="Palatino Linotype"/>
            <w:lang w:val="en-GB"/>
            <w:rPrChange w:id="178" w:author="Alasdair Clarke" w:date="2016-02-03T14:28:00Z">
              <w:rPr>
                <w:rFonts w:ascii="Palatino Linotype" w:eastAsia="Palatino Linotype" w:hAnsi="Palatino Linotype" w:cs="Palatino Linotype"/>
              </w:rPr>
            </w:rPrChange>
          </w:rPr>
          <w:delText>or</w:delText>
        </w:r>
      </w:del>
      <w:r w:rsidR="009307AE" w:rsidRPr="00E81BDA">
        <w:rPr>
          <w:rFonts w:ascii="Palatino Linotype" w:eastAsia="Palatino Linotype" w:hAnsi="Palatino Linotype" w:cs="Palatino Linotype"/>
          <w:lang w:val="en-GB"/>
          <w:rPrChange w:id="179" w:author="Alasdair Clarke" w:date="2016-02-03T14:28:00Z">
            <w:rPr>
              <w:rFonts w:ascii="Palatino Linotype" w:eastAsia="Palatino Linotype" w:hAnsi="Palatino Linotype" w:cs="Palatino Linotype"/>
            </w:rPr>
          </w:rPrChange>
        </w:rPr>
        <w:t xml:space="preserve"> missed many fixations</w:t>
      </w:r>
      <w:del w:id="180" w:author="Clarke" w:date="2016-02-03T12:26:00Z">
        <w:r w:rsidR="009307AE" w:rsidRPr="00E81BDA" w:rsidDel="00186946">
          <w:rPr>
            <w:rFonts w:ascii="Palatino Linotype" w:eastAsia="Palatino Linotype" w:hAnsi="Palatino Linotype" w:cs="Palatino Linotype"/>
            <w:lang w:val="en-GB"/>
            <w:rPrChange w:id="181" w:author="Alasdair Clarke" w:date="2016-02-03T14:28:00Z">
              <w:rPr>
                <w:rFonts w:ascii="Palatino Linotype" w:eastAsia="Palatino Linotype" w:hAnsi="Palatino Linotype" w:cs="Palatino Linotype"/>
              </w:rPr>
            </w:rPrChange>
          </w:rPr>
          <w:delText xml:space="preserve"> on trials</w:delText>
        </w:r>
      </w:del>
      <w:r w:rsidR="009307AE" w:rsidRPr="00E81BDA">
        <w:rPr>
          <w:rFonts w:ascii="Palatino Linotype" w:eastAsia="Palatino Linotype" w:hAnsi="Palatino Linotype" w:cs="Palatino Linotype"/>
          <w:lang w:val="en-GB"/>
          <w:rPrChange w:id="182" w:author="Alasdair Clarke" w:date="2016-02-03T14:28:00Z">
            <w:rPr>
              <w:rFonts w:ascii="Palatino Linotype" w:eastAsia="Palatino Linotype" w:hAnsi="Palatino Linotype" w:cs="Palatino Linotype"/>
            </w:rPr>
          </w:rPrChange>
        </w:rPr>
        <w:t>. In conclusion the authors reported that people are limited in their ability to report the sequence of their eye movements. They suggest that participants may have been reporting covert shifts of attention as opposed to their executed eye movements.</w:t>
      </w:r>
    </w:p>
    <w:p w14:paraId="635538EC" w14:textId="77777777" w:rsidR="00D21032" w:rsidRPr="00E81BDA" w:rsidRDefault="009307AE" w:rsidP="009307AE">
      <w:pPr>
        <w:pStyle w:val="BodyA"/>
        <w:spacing w:after="200" w:line="276" w:lineRule="auto"/>
        <w:ind w:firstLine="720"/>
        <w:jc w:val="both"/>
        <w:rPr>
          <w:rFonts w:ascii="Palatino Linotype" w:eastAsia="Palatino Linotype" w:hAnsi="Palatino Linotype" w:cs="Palatino Linotype"/>
          <w:lang w:val="en-GB"/>
          <w:rPrChange w:id="183"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184" w:author="Alasdair Clarke" w:date="2016-02-03T14:28:00Z">
            <w:rPr>
              <w:rFonts w:ascii="Palatino Linotype" w:eastAsia="Palatino Linotype" w:hAnsi="Palatino Linotype" w:cs="Palatino Linotype"/>
            </w:rPr>
          </w:rPrChange>
        </w:rPr>
        <w:t xml:space="preserve">The previously discussed studies all required some level of top-down processing, </w:t>
      </w:r>
      <w:commentRangeStart w:id="185"/>
      <w:r w:rsidRPr="00E81BDA">
        <w:rPr>
          <w:rFonts w:ascii="Palatino Linotype" w:eastAsia="Palatino Linotype" w:hAnsi="Palatino Linotype" w:cs="Palatino Linotype"/>
          <w:lang w:val="en-GB"/>
          <w:rPrChange w:id="186" w:author="Alasdair Clarke" w:date="2016-02-03T14:28:00Z">
            <w:rPr>
              <w:rFonts w:ascii="Palatino Linotype" w:eastAsia="Palatino Linotype" w:hAnsi="Palatino Linotype" w:cs="Palatino Linotype"/>
            </w:rPr>
          </w:rPrChange>
        </w:rPr>
        <w:t>excluding any influences from bottom-up stimuli on attentional allocation, eye movements or awareness</w:t>
      </w:r>
      <w:commentRangeEnd w:id="185"/>
      <w:r w:rsidR="00186946" w:rsidRPr="00E81BDA">
        <w:rPr>
          <w:rStyle w:val="CommentReference"/>
          <w:rFonts w:ascii="Times New Roman" w:hAnsi="Times New Roman" w:cs="Times New Roman"/>
          <w:color w:val="auto"/>
          <w:lang w:val="en-GB" w:eastAsia="en-US"/>
          <w:rPrChange w:id="187" w:author="Alasdair Clarke" w:date="2016-02-03T14:28:00Z">
            <w:rPr>
              <w:rStyle w:val="CommentReference"/>
              <w:rFonts w:ascii="Times New Roman" w:hAnsi="Times New Roman" w:cs="Times New Roman"/>
              <w:color w:val="auto"/>
              <w:lang w:eastAsia="en-US"/>
            </w:rPr>
          </w:rPrChange>
        </w:rPr>
        <w:commentReference w:id="185"/>
      </w:r>
      <w:r w:rsidRPr="00E81BDA">
        <w:rPr>
          <w:rFonts w:ascii="Palatino Linotype" w:eastAsia="Palatino Linotype" w:hAnsi="Palatino Linotype" w:cs="Palatino Linotype"/>
          <w:lang w:val="en-GB"/>
          <w:rPrChange w:id="188" w:author="Alasdair Clarke" w:date="2016-02-03T14:28:00Z">
            <w:rPr>
              <w:rFonts w:ascii="Palatino Linotype" w:eastAsia="Palatino Linotype" w:hAnsi="Palatino Linotype" w:cs="Palatino Linotype"/>
            </w:rPr>
          </w:rPrChange>
        </w:rPr>
        <w:t xml:space="preserve">.  In contrast to goal-directed eye movements, involuntary movements are generally triggered by </w:t>
      </w:r>
      <w:r w:rsidR="004D6DF6" w:rsidRPr="00E81BDA">
        <w:rPr>
          <w:rFonts w:ascii="Palatino Linotype" w:eastAsia="Palatino Linotype" w:hAnsi="Palatino Linotype" w:cs="Palatino Linotype"/>
          <w:lang w:val="en-GB"/>
          <w:rPrChange w:id="189" w:author="Alasdair Clarke" w:date="2016-02-03T14:28:00Z">
            <w:rPr>
              <w:rFonts w:ascii="Palatino Linotype" w:eastAsia="Palatino Linotype" w:hAnsi="Palatino Linotype" w:cs="Palatino Linotype"/>
            </w:rPr>
          </w:rPrChange>
        </w:rPr>
        <w:t>a</w:t>
      </w:r>
      <w:r w:rsidRPr="00E81BDA">
        <w:rPr>
          <w:rFonts w:ascii="Palatino Linotype" w:eastAsia="Palatino Linotype" w:hAnsi="Palatino Linotype" w:cs="Palatino Linotype"/>
          <w:lang w:val="en-GB"/>
          <w:rPrChange w:id="190" w:author="Alasdair Clarke" w:date="2016-02-03T14:28:00Z">
            <w:rPr>
              <w:rFonts w:ascii="Palatino Linotype" w:eastAsia="Palatino Linotype" w:hAnsi="Palatino Linotype" w:cs="Palatino Linotype"/>
            </w:rPr>
          </w:rPrChange>
        </w:rPr>
        <w:t xml:space="preserve"> sudden or abrupt event, independent of the observer’s goal. As these movements may disrupt the execution of </w:t>
      </w:r>
      <w:proofErr w:type="spellStart"/>
      <w:r w:rsidRPr="00E81BDA">
        <w:rPr>
          <w:rFonts w:ascii="Palatino Linotype" w:eastAsia="Palatino Linotype" w:hAnsi="Palatino Linotype" w:cs="Palatino Linotype"/>
          <w:lang w:val="en-GB"/>
          <w:rPrChange w:id="191" w:author="Alasdair Clarke" w:date="2016-02-03T14:28:00Z">
            <w:rPr>
              <w:rFonts w:ascii="Palatino Linotype" w:eastAsia="Palatino Linotype" w:hAnsi="Palatino Linotype" w:cs="Palatino Linotype"/>
            </w:rPr>
          </w:rPrChange>
        </w:rPr>
        <w:t>preplanned</w:t>
      </w:r>
      <w:proofErr w:type="spellEnd"/>
      <w:r w:rsidRPr="00E81BDA">
        <w:rPr>
          <w:rFonts w:ascii="Palatino Linotype" w:eastAsia="Palatino Linotype" w:hAnsi="Palatino Linotype" w:cs="Palatino Linotype"/>
          <w:lang w:val="en-GB"/>
          <w:rPrChange w:id="192" w:author="Alasdair Clarke" w:date="2016-02-03T14:28:00Z">
            <w:rPr>
              <w:rFonts w:ascii="Palatino Linotype" w:eastAsia="Palatino Linotype" w:hAnsi="Palatino Linotype" w:cs="Palatino Linotype"/>
            </w:rPr>
          </w:rPrChange>
        </w:rPr>
        <w:t xml:space="preserve"> endogenous saccades, and the completion of a goal, it could be expected that individuals should have more awareness of these, especially if they occur as an error. Two paradigms in particular have been used to examine attention and exogenous saccades; anti-saccade and oculomotor capture tasks, as both can elicit genuine involuntary saccades to onset locations.</w:t>
      </w:r>
    </w:p>
    <w:p w14:paraId="57759D82" w14:textId="77777777" w:rsidR="00D21032" w:rsidRPr="00E81BDA" w:rsidRDefault="009307AE" w:rsidP="009307AE">
      <w:pPr>
        <w:pStyle w:val="BodyA"/>
        <w:spacing w:after="200" w:line="276" w:lineRule="auto"/>
        <w:ind w:firstLine="720"/>
        <w:jc w:val="both"/>
        <w:rPr>
          <w:rFonts w:ascii="Palatino Linotype" w:eastAsia="Palatino Linotype" w:hAnsi="Palatino Linotype" w:cs="Palatino Linotype"/>
          <w:lang w:val="en-GB"/>
          <w:rPrChange w:id="193" w:author="Alasdair Clarke" w:date="2016-02-03T14:28:00Z">
            <w:rPr>
              <w:rFonts w:ascii="Palatino Linotype" w:eastAsia="Palatino Linotype" w:hAnsi="Palatino Linotype" w:cs="Palatino Linotype"/>
            </w:rPr>
          </w:rPrChange>
        </w:rPr>
      </w:pPr>
      <w:proofErr w:type="spellStart"/>
      <w:r w:rsidRPr="00E81BDA">
        <w:rPr>
          <w:rFonts w:ascii="Palatino Linotype" w:eastAsia="Palatino Linotype" w:hAnsi="Palatino Linotype" w:cs="Palatino Linotype"/>
          <w:lang w:val="en-GB"/>
          <w:rPrChange w:id="194" w:author="Alasdair Clarke" w:date="2016-02-03T14:28:00Z">
            <w:rPr>
              <w:rFonts w:ascii="Palatino Linotype" w:eastAsia="Palatino Linotype" w:hAnsi="Palatino Linotype" w:cs="Palatino Linotype"/>
            </w:rPr>
          </w:rPrChange>
        </w:rPr>
        <w:t>Mokler</w:t>
      </w:r>
      <w:proofErr w:type="spellEnd"/>
      <w:r w:rsidRPr="00E81BDA">
        <w:rPr>
          <w:rFonts w:ascii="Palatino Linotype" w:eastAsia="Palatino Linotype" w:hAnsi="Palatino Linotype" w:cs="Palatino Linotype"/>
          <w:lang w:val="en-GB"/>
          <w:rPrChange w:id="195" w:author="Alasdair Clarke" w:date="2016-02-03T14:28:00Z">
            <w:rPr>
              <w:rFonts w:ascii="Palatino Linotype" w:eastAsia="Palatino Linotype" w:hAnsi="Palatino Linotype" w:cs="Palatino Linotype"/>
            </w:rPr>
          </w:rPrChange>
        </w:rPr>
        <w:t xml:space="preserve"> and Fischer (1999) examined the recognition, and correction, of exogenous involuntary </w:t>
      </w:r>
      <w:proofErr w:type="spellStart"/>
      <w:r w:rsidRPr="00E81BDA">
        <w:rPr>
          <w:rFonts w:ascii="Palatino Linotype" w:eastAsia="Palatino Linotype" w:hAnsi="Palatino Linotype" w:cs="Palatino Linotype"/>
          <w:lang w:val="en-GB"/>
          <w:rPrChange w:id="196" w:author="Alasdair Clarke" w:date="2016-02-03T14:28:00Z">
            <w:rPr>
              <w:rFonts w:ascii="Palatino Linotype" w:eastAsia="Palatino Linotype" w:hAnsi="Palatino Linotype" w:cs="Palatino Linotype"/>
            </w:rPr>
          </w:rPrChange>
        </w:rPr>
        <w:t>prosaccades</w:t>
      </w:r>
      <w:proofErr w:type="spellEnd"/>
      <w:r w:rsidRPr="00E81BDA">
        <w:rPr>
          <w:rFonts w:ascii="Palatino Linotype" w:eastAsia="Palatino Linotype" w:hAnsi="Palatino Linotype" w:cs="Palatino Linotype"/>
          <w:lang w:val="en-GB"/>
          <w:rPrChange w:id="197" w:author="Alasdair Clarke" w:date="2016-02-03T14:28:00Z">
            <w:rPr>
              <w:rFonts w:ascii="Palatino Linotype" w:eastAsia="Palatino Linotype" w:hAnsi="Palatino Linotype" w:cs="Palatino Linotype"/>
            </w:rPr>
          </w:rPrChange>
        </w:rPr>
        <w:t xml:space="preserve"> executed during an </w:t>
      </w:r>
      <w:proofErr w:type="spellStart"/>
      <w:r w:rsidRPr="00E81BDA">
        <w:rPr>
          <w:rFonts w:ascii="Palatino Linotype" w:eastAsia="Palatino Linotype" w:hAnsi="Palatino Linotype" w:cs="Palatino Linotype"/>
          <w:lang w:val="en-GB"/>
          <w:rPrChange w:id="198" w:author="Alasdair Clarke" w:date="2016-02-03T14:28:00Z">
            <w:rPr>
              <w:rFonts w:ascii="Palatino Linotype" w:eastAsia="Palatino Linotype" w:hAnsi="Palatino Linotype" w:cs="Palatino Linotype"/>
            </w:rPr>
          </w:rPrChange>
        </w:rPr>
        <w:t>antisaccade</w:t>
      </w:r>
      <w:proofErr w:type="spellEnd"/>
      <w:r w:rsidRPr="00E81BDA">
        <w:rPr>
          <w:rFonts w:ascii="Palatino Linotype" w:eastAsia="Palatino Linotype" w:hAnsi="Palatino Linotype" w:cs="Palatino Linotype"/>
          <w:lang w:val="en-GB"/>
          <w:rPrChange w:id="199" w:author="Alasdair Clarke" w:date="2016-02-03T14:28:00Z">
            <w:rPr>
              <w:rFonts w:ascii="Palatino Linotype" w:eastAsia="Palatino Linotype" w:hAnsi="Palatino Linotype" w:cs="Palatino Linotype"/>
            </w:rPr>
          </w:rPrChange>
        </w:rPr>
        <w:t xml:space="preserve"> task. Previous research indicated that when required to produce an </w:t>
      </w:r>
      <w:proofErr w:type="spellStart"/>
      <w:r w:rsidRPr="00E81BDA">
        <w:rPr>
          <w:rFonts w:ascii="Palatino Linotype" w:eastAsia="Palatino Linotype" w:hAnsi="Palatino Linotype" w:cs="Palatino Linotype"/>
          <w:lang w:val="en-GB"/>
          <w:rPrChange w:id="200" w:author="Alasdair Clarke" w:date="2016-02-03T14:28:00Z">
            <w:rPr>
              <w:rFonts w:ascii="Palatino Linotype" w:eastAsia="Palatino Linotype" w:hAnsi="Palatino Linotype" w:cs="Palatino Linotype"/>
            </w:rPr>
          </w:rPrChange>
        </w:rPr>
        <w:t>antisaccade</w:t>
      </w:r>
      <w:proofErr w:type="spellEnd"/>
      <w:r w:rsidRPr="00E81BDA">
        <w:rPr>
          <w:rFonts w:ascii="Palatino Linotype" w:eastAsia="Palatino Linotype" w:hAnsi="Palatino Linotype" w:cs="Palatino Linotype"/>
          <w:lang w:val="en-GB"/>
          <w:rPrChange w:id="201" w:author="Alasdair Clarke" w:date="2016-02-03T14:28:00Z">
            <w:rPr>
              <w:rFonts w:ascii="Palatino Linotype" w:eastAsia="Palatino Linotype" w:hAnsi="Palatino Linotype" w:cs="Palatino Linotype"/>
            </w:rPr>
          </w:rPrChange>
        </w:rPr>
        <w:t xml:space="preserve">, i.e. saccade to the opposite side of an onset target, participants produced incorrect </w:t>
      </w:r>
      <w:proofErr w:type="spellStart"/>
      <w:r w:rsidRPr="00E81BDA">
        <w:rPr>
          <w:rFonts w:ascii="Palatino Linotype" w:eastAsia="Palatino Linotype" w:hAnsi="Palatino Linotype" w:cs="Palatino Linotype"/>
          <w:lang w:val="en-GB"/>
          <w:rPrChange w:id="202" w:author="Alasdair Clarke" w:date="2016-02-03T14:28:00Z">
            <w:rPr>
              <w:rFonts w:ascii="Palatino Linotype" w:eastAsia="Palatino Linotype" w:hAnsi="Palatino Linotype" w:cs="Palatino Linotype"/>
            </w:rPr>
          </w:rPrChange>
        </w:rPr>
        <w:t>prosaccades</w:t>
      </w:r>
      <w:proofErr w:type="spellEnd"/>
      <w:r w:rsidRPr="00E81BDA">
        <w:rPr>
          <w:rFonts w:ascii="Palatino Linotype" w:eastAsia="Palatino Linotype" w:hAnsi="Palatino Linotype" w:cs="Palatino Linotype"/>
          <w:lang w:val="en-GB"/>
          <w:rPrChange w:id="203" w:author="Alasdair Clarke" w:date="2016-02-03T14:28:00Z">
            <w:rPr>
              <w:rFonts w:ascii="Palatino Linotype" w:eastAsia="Palatino Linotype" w:hAnsi="Palatino Linotype" w:cs="Palatino Linotype"/>
            </w:rPr>
          </w:rPrChange>
        </w:rPr>
        <w:t xml:space="preserve"> to the target (Halle, 1978; Fischer &amp; Weber, 1992) of which they were generally unaware of, even when the onset target was </w:t>
      </w:r>
      <w:proofErr w:type="spellStart"/>
      <w:r w:rsidRPr="00E81BDA">
        <w:rPr>
          <w:rFonts w:ascii="Palatino Linotype" w:eastAsia="Palatino Linotype" w:hAnsi="Palatino Linotype" w:cs="Palatino Linotype"/>
          <w:lang w:val="en-GB"/>
          <w:rPrChange w:id="204" w:author="Alasdair Clarke" w:date="2016-02-03T14:28:00Z">
            <w:rPr>
              <w:rFonts w:ascii="Palatino Linotype" w:eastAsia="Palatino Linotype" w:hAnsi="Palatino Linotype" w:cs="Palatino Linotype"/>
            </w:rPr>
          </w:rPrChange>
        </w:rPr>
        <w:t>precued</w:t>
      </w:r>
      <w:proofErr w:type="spellEnd"/>
      <w:r w:rsidRPr="00E81BDA">
        <w:rPr>
          <w:rFonts w:ascii="Palatino Linotype" w:eastAsia="Palatino Linotype" w:hAnsi="Palatino Linotype" w:cs="Palatino Linotype"/>
          <w:lang w:val="en-GB"/>
          <w:rPrChange w:id="205" w:author="Alasdair Clarke" w:date="2016-02-03T14:28:00Z">
            <w:rPr>
              <w:rFonts w:ascii="Palatino Linotype" w:eastAsia="Palatino Linotype" w:hAnsi="Palatino Linotype" w:cs="Palatino Linotype"/>
            </w:rPr>
          </w:rPrChange>
        </w:rPr>
        <w:t xml:space="preserve"> (Fischer &amp; Weber, 1996). In their experiment participants were required to indicate on a trial-by-trial basis, across 36,767 trials, whether they made a correct </w:t>
      </w:r>
      <w:proofErr w:type="spellStart"/>
      <w:r w:rsidRPr="00E81BDA">
        <w:rPr>
          <w:rFonts w:ascii="Palatino Linotype" w:eastAsia="Palatino Linotype" w:hAnsi="Palatino Linotype" w:cs="Palatino Linotype"/>
          <w:lang w:val="en-GB"/>
          <w:rPrChange w:id="206" w:author="Alasdair Clarke" w:date="2016-02-03T14:28:00Z">
            <w:rPr>
              <w:rFonts w:ascii="Palatino Linotype" w:eastAsia="Palatino Linotype" w:hAnsi="Palatino Linotype" w:cs="Palatino Linotype"/>
            </w:rPr>
          </w:rPrChange>
        </w:rPr>
        <w:t>antisaccade</w:t>
      </w:r>
      <w:proofErr w:type="spellEnd"/>
      <w:r w:rsidRPr="00E81BDA">
        <w:rPr>
          <w:rFonts w:ascii="Palatino Linotype" w:eastAsia="Palatino Linotype" w:hAnsi="Palatino Linotype" w:cs="Palatino Linotype"/>
          <w:lang w:val="en-GB"/>
          <w:rPrChange w:id="207" w:author="Alasdair Clarke" w:date="2016-02-03T14:28:00Z">
            <w:rPr>
              <w:rFonts w:ascii="Palatino Linotype" w:eastAsia="Palatino Linotype" w:hAnsi="Palatino Linotype" w:cs="Palatino Linotype"/>
            </w:rPr>
          </w:rPrChange>
        </w:rPr>
        <w:t xml:space="preserve"> or incorrect </w:t>
      </w:r>
      <w:proofErr w:type="spellStart"/>
      <w:r w:rsidRPr="00E81BDA">
        <w:rPr>
          <w:rFonts w:ascii="Palatino Linotype" w:eastAsia="Palatino Linotype" w:hAnsi="Palatino Linotype" w:cs="Palatino Linotype"/>
          <w:lang w:val="en-GB"/>
          <w:rPrChange w:id="208" w:author="Alasdair Clarke" w:date="2016-02-03T14:28:00Z">
            <w:rPr>
              <w:rFonts w:ascii="Palatino Linotype" w:eastAsia="Palatino Linotype" w:hAnsi="Palatino Linotype" w:cs="Palatino Linotype"/>
            </w:rPr>
          </w:rPrChange>
        </w:rPr>
        <w:t>prosaccade</w:t>
      </w:r>
      <w:proofErr w:type="spellEnd"/>
      <w:r w:rsidRPr="00E81BDA">
        <w:rPr>
          <w:rFonts w:ascii="Palatino Linotype" w:eastAsia="Palatino Linotype" w:hAnsi="Palatino Linotype" w:cs="Palatino Linotype"/>
          <w:lang w:val="en-GB"/>
          <w:rPrChange w:id="209" w:author="Alasdair Clarke" w:date="2016-02-03T14:28:00Z">
            <w:rPr>
              <w:rFonts w:ascii="Palatino Linotype" w:eastAsia="Palatino Linotype" w:hAnsi="Palatino Linotype" w:cs="Palatino Linotype"/>
            </w:rPr>
          </w:rPrChange>
        </w:rPr>
        <w:t xml:space="preserve"> to the onset target. On average, they report participants did not recognise errors in </w:t>
      </w:r>
      <w:commentRangeStart w:id="210"/>
      <w:r w:rsidRPr="00E81BDA">
        <w:rPr>
          <w:rFonts w:ascii="Palatino Linotype" w:eastAsia="Palatino Linotype" w:hAnsi="Palatino Linotype" w:cs="Palatino Linotype"/>
          <w:lang w:val="en-GB"/>
          <w:rPrChange w:id="211" w:author="Alasdair Clarke" w:date="2016-02-03T14:28:00Z">
            <w:rPr>
              <w:rFonts w:ascii="Palatino Linotype" w:eastAsia="Palatino Linotype" w:hAnsi="Palatino Linotype" w:cs="Palatino Linotype"/>
            </w:rPr>
          </w:rPrChange>
        </w:rPr>
        <w:t xml:space="preserve">50+_25% </w:t>
      </w:r>
      <w:commentRangeEnd w:id="210"/>
      <w:r w:rsidR="003E59ED" w:rsidRPr="00E81BDA">
        <w:rPr>
          <w:rStyle w:val="CommentReference"/>
          <w:rFonts w:ascii="Times New Roman" w:hAnsi="Times New Roman" w:cs="Times New Roman"/>
          <w:color w:val="auto"/>
          <w:lang w:val="en-GB" w:eastAsia="en-US"/>
          <w:rPrChange w:id="212" w:author="Alasdair Clarke" w:date="2016-02-03T14:28:00Z">
            <w:rPr>
              <w:rStyle w:val="CommentReference"/>
              <w:rFonts w:ascii="Times New Roman" w:hAnsi="Times New Roman" w:cs="Times New Roman"/>
              <w:color w:val="auto"/>
              <w:lang w:eastAsia="en-US"/>
            </w:rPr>
          </w:rPrChange>
        </w:rPr>
        <w:commentReference w:id="210"/>
      </w:r>
      <w:r w:rsidRPr="00E81BDA">
        <w:rPr>
          <w:rFonts w:ascii="Palatino Linotype" w:eastAsia="Palatino Linotype" w:hAnsi="Palatino Linotype" w:cs="Palatino Linotype"/>
          <w:lang w:val="en-GB"/>
          <w:rPrChange w:id="213" w:author="Alasdair Clarke" w:date="2016-02-03T14:28:00Z">
            <w:rPr>
              <w:rFonts w:ascii="Palatino Linotype" w:eastAsia="Palatino Linotype" w:hAnsi="Palatino Linotype" w:cs="Palatino Linotype"/>
            </w:rPr>
          </w:rPrChange>
        </w:rPr>
        <w:t>of trials.</w:t>
      </w:r>
    </w:p>
    <w:p w14:paraId="56287405" w14:textId="07C7027E"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r w:rsidRPr="00E81BDA">
        <w:rPr>
          <w:rFonts w:ascii="Palatino Linotype" w:eastAsia="Palatino Linotype" w:hAnsi="Palatino Linotype" w:cs="Palatino Linotype"/>
          <w:lang w:val="en-GB"/>
          <w:rPrChange w:id="214" w:author="Alasdair Clarke" w:date="2016-02-03T14:28:00Z">
            <w:rPr>
              <w:rFonts w:ascii="Palatino Linotype" w:eastAsia="Palatino Linotype" w:hAnsi="Palatino Linotype" w:cs="Palatino Linotype"/>
            </w:rPr>
          </w:rPrChange>
        </w:rPr>
        <w:t xml:space="preserve">The oculomotor task, designed by </w:t>
      </w:r>
      <w:proofErr w:type="spellStart"/>
      <w:r w:rsidRPr="00E81BDA">
        <w:rPr>
          <w:rFonts w:ascii="Palatino Linotype" w:eastAsia="Palatino Linotype" w:hAnsi="Palatino Linotype" w:cs="Palatino Linotype"/>
          <w:lang w:val="en-GB"/>
          <w:rPrChange w:id="215" w:author="Alasdair Clarke" w:date="2016-02-03T14:28:00Z">
            <w:rPr>
              <w:rFonts w:ascii="Palatino Linotype" w:eastAsia="Palatino Linotype" w:hAnsi="Palatino Linotype" w:cs="Palatino Linotype"/>
            </w:rPr>
          </w:rPrChange>
        </w:rPr>
        <w:t>Theeuwes</w:t>
      </w:r>
      <w:proofErr w:type="spellEnd"/>
      <w:r w:rsidRPr="00E81BDA">
        <w:rPr>
          <w:rFonts w:ascii="Palatino Linotype" w:eastAsia="Palatino Linotype" w:hAnsi="Palatino Linotype" w:cs="Palatino Linotype"/>
          <w:lang w:val="en-GB"/>
          <w:rPrChange w:id="216" w:author="Alasdair Clarke" w:date="2016-02-03T14:28:00Z">
            <w:rPr>
              <w:rFonts w:ascii="Palatino Linotype" w:eastAsia="Palatino Linotype" w:hAnsi="Palatino Linotype" w:cs="Palatino Linotype"/>
            </w:rPr>
          </w:rPrChange>
        </w:rPr>
        <w:t xml:space="preserve"> and colleagues (1998, 1999) was developed to assess capture based on erroneous eye movements in comparison to traditional manual reaction time tasks. Participants were shown a preview of six grey circles arranged in a circle, each with a premask figure-eight at the </w:t>
      </w:r>
      <w:proofErr w:type="spellStart"/>
      <w:r w:rsidRPr="00E81BDA">
        <w:rPr>
          <w:rFonts w:ascii="Palatino Linotype" w:eastAsia="Palatino Linotype" w:hAnsi="Palatino Linotype" w:cs="Palatino Linotype"/>
          <w:lang w:val="en-GB"/>
          <w:rPrChange w:id="217" w:author="Alasdair Clarke" w:date="2016-02-03T14:28:00Z">
            <w:rPr>
              <w:rFonts w:ascii="Palatino Linotype" w:eastAsia="Palatino Linotype" w:hAnsi="Palatino Linotype" w:cs="Palatino Linotype"/>
            </w:rPr>
          </w:rPrChange>
        </w:rPr>
        <w:t>center</w:t>
      </w:r>
      <w:proofErr w:type="spellEnd"/>
      <w:r w:rsidRPr="00E81BDA">
        <w:rPr>
          <w:rFonts w:ascii="Palatino Linotype" w:eastAsia="Palatino Linotype" w:hAnsi="Palatino Linotype" w:cs="Palatino Linotype"/>
          <w:lang w:val="en-GB"/>
          <w:rPrChange w:id="218" w:author="Alasdair Clarke" w:date="2016-02-03T14:28:00Z">
            <w:rPr>
              <w:rFonts w:ascii="Palatino Linotype" w:eastAsia="Palatino Linotype" w:hAnsi="Palatino Linotype" w:cs="Palatino Linotype"/>
            </w:rPr>
          </w:rPrChange>
        </w:rPr>
        <w:t xml:space="preserve">. After 1,000 </w:t>
      </w:r>
      <w:proofErr w:type="spellStart"/>
      <w:r w:rsidRPr="00E81BDA">
        <w:rPr>
          <w:rFonts w:ascii="Palatino Linotype" w:eastAsia="Palatino Linotype" w:hAnsi="Palatino Linotype" w:cs="Palatino Linotype"/>
          <w:lang w:val="en-GB"/>
          <w:rPrChange w:id="219" w:author="Alasdair Clarke" w:date="2016-02-03T14:28:00Z">
            <w:rPr>
              <w:rFonts w:ascii="Palatino Linotype" w:eastAsia="Palatino Linotype" w:hAnsi="Palatino Linotype" w:cs="Palatino Linotype"/>
            </w:rPr>
          </w:rPrChange>
        </w:rPr>
        <w:t>ms</w:t>
      </w:r>
      <w:proofErr w:type="spellEnd"/>
      <w:r w:rsidRPr="00E81BDA">
        <w:rPr>
          <w:rFonts w:ascii="Palatino Linotype" w:eastAsia="Palatino Linotype" w:hAnsi="Palatino Linotype" w:cs="Palatino Linotype"/>
          <w:lang w:val="en-GB"/>
          <w:rPrChange w:id="220" w:author="Alasdair Clarke" w:date="2016-02-03T14:28:00Z">
            <w:rPr>
              <w:rFonts w:ascii="Palatino Linotype" w:eastAsia="Palatino Linotype" w:hAnsi="Palatino Linotype" w:cs="Palatino Linotype"/>
            </w:rPr>
          </w:rPrChange>
        </w:rPr>
        <w:t xml:space="preserve"> the 8’s changed to letters and all the circles changed to red except for one circle which remained grey (the colour singleton).  Participants were instructed to execute a saccade towards the colour singleton and to determine if the letter, a </w:t>
      </w:r>
      <w:ins w:id="221" w:author="Alasdair Clarke" w:date="2016-02-03T14:21:00Z">
        <w:r w:rsidR="00E81BDA" w:rsidRPr="000A240A">
          <w:rPr>
            <w:rFonts w:ascii="Palatino Linotype" w:eastAsia="Palatino Linotype" w:hAnsi="Palatino Linotype" w:cs="Palatino Linotype"/>
            <w:i/>
            <w:lang w:val="en-GB"/>
          </w:rPr>
          <w:t>c</w:t>
        </w:r>
      </w:ins>
      <w:r w:rsidRPr="000A240A">
        <w:rPr>
          <w:rFonts w:ascii="Palatino Linotype" w:eastAsia="Palatino Linotype" w:hAnsi="Palatino Linotype" w:cs="Palatino Linotype"/>
          <w:lang w:val="en-GB"/>
        </w:rPr>
        <w:t xml:space="preserve">, was presented facing forwards or in reverse. On half of the trials, with the onset of the colour change, an additional red circle appeared at random between the existing circles. In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a control condition was used which included an additional non-onset distractor displayed at the beginning of the trials. Both studies found that the eyes were captured by the sudden onset target on 30-40% of trials. Most oculomotor capture occurred when the onset was presented at 30 degrees from the target however the onset did also capture attention at all other positions also, 60, 90 and </w:t>
      </w:r>
      <w:r w:rsidRPr="000A240A">
        <w:rPr>
          <w:rFonts w:ascii="Palatino Linotype" w:eastAsia="Palatino Linotype" w:hAnsi="Palatino Linotype" w:cs="Palatino Linotype"/>
          <w:lang w:val="en-GB"/>
        </w:rPr>
        <w:lastRenderedPageBreak/>
        <w:t xml:space="preserve">150 degrees. These results, under different experimental conditions, have been replicated many times (e.g.,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Born et al. 2011;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2002b, 2003; Hunt et al. 2007; Wu and Remington 2003</w:t>
      </w:r>
      <w:r w:rsidRPr="000A240A">
        <w:rPr>
          <w:lang w:val="en-GB"/>
        </w:rPr>
        <w:t xml:space="preserve">). </w:t>
      </w:r>
      <w:r w:rsidRPr="000A240A">
        <w:rPr>
          <w:rFonts w:ascii="Palatino Linotype" w:eastAsia="Palatino Linotype" w:hAnsi="Palatino Linotype" w:cs="Palatino Linotype"/>
          <w:lang w:val="en-GB"/>
        </w:rPr>
        <w:t xml:space="preserve">At the end of their experiment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14:paraId="68F7BDF4" w14:textId="77777777"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Kramer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(2008) similarly used an oculomotor task design to elicit genuine involuntary erroneous eye movements.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were captured on 5% of these. These studies suggest that people have limited awareness of their own eye movements, even when they are aware they will be asked to report on them.</w:t>
      </w:r>
    </w:p>
    <w:p w14:paraId="033F2731" w14:textId="77777777"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While the above studies looked at eye movement </w:t>
      </w:r>
      <w:r w:rsidR="006D2045" w:rsidRPr="000A240A">
        <w:rPr>
          <w:rFonts w:ascii="Palatino Linotype" w:eastAsia="Palatino Linotype" w:hAnsi="Palatino Linotype" w:cs="Palatino Linotype"/>
          <w:lang w:val="en-GB"/>
        </w:rPr>
        <w:t xml:space="preserve">awareness regarding endogenous and exogenous saccades, </w:t>
      </w:r>
      <w:r w:rsidRPr="000A240A">
        <w:rPr>
          <w:rFonts w:ascii="Palatino Linotype" w:eastAsia="Palatino Linotype" w:hAnsi="Palatino Linotype" w:cs="Palatino Linotype"/>
          <w:lang w:val="en-GB"/>
        </w:rPr>
        <w:t>m</w:t>
      </w:r>
      <w:r w:rsidR="006D2045" w:rsidRPr="000A240A">
        <w:rPr>
          <w:rFonts w:ascii="Palatino Linotype" w:eastAsia="Palatino Linotype" w:hAnsi="Palatino Linotype" w:cs="Palatino Linotype"/>
          <w:lang w:val="en-GB"/>
        </w:rPr>
        <w:t>entioning briefly</w:t>
      </w:r>
      <w:r w:rsidRPr="000A240A">
        <w:rPr>
          <w:rFonts w:ascii="Palatino Linotype" w:eastAsia="Palatino Linotype" w:hAnsi="Palatino Linotype" w:cs="Palatino Linotype"/>
          <w:lang w:val="en-GB"/>
        </w:rPr>
        <w:t xml:space="preserve"> that participants may be reporting covert shifts of attention as opposed to eye movements, the effect of attentional capture on eye movement awareness has not been directly examined. Abrupt salient sudden-onset targets capture not only our eyes (e.g.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1999) but also our attention (e.g. Yantis &amp;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1984;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&amp; Yantis, 1988;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1994, 1995, 1999).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 demonstrated that inhibition of return effects </w:t>
      </w:r>
      <w:proofErr w:type="gramStart"/>
      <w:r w:rsidRPr="000A240A">
        <w:rPr>
          <w:rFonts w:ascii="Palatino Linotype" w:eastAsia="Palatino Linotype" w:hAnsi="Palatino Linotype" w:cs="Palatino Linotype"/>
          <w:lang w:val="en-GB"/>
        </w:rPr>
        <w:t>were</w:t>
      </w:r>
      <w:proofErr w:type="gramEnd"/>
      <w:r w:rsidRPr="000A240A">
        <w:rPr>
          <w:rFonts w:ascii="Palatino Linotype" w:eastAsia="Palatino Linotype" w:hAnsi="Palatino Linotype" w:cs="Palatino Linotype"/>
          <w:lang w:val="en-GB"/>
        </w:rPr>
        <w:t xml:space="preserve"> seen even if the eyes were not captured by a sudden onset target, suggesting that although oculomotor capture had not occurred, attentional capture had.</w:t>
      </w:r>
    </w:p>
    <w:p w14:paraId="28CF2558" w14:textId="77777777" w:rsidR="00D21032" w:rsidRPr="000A240A" w:rsidRDefault="009307AE" w:rsidP="006D2045">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Attentional capture without eye movements can be seen in ‘Additional Singleton’ tasks</w:t>
      </w:r>
      <w:r w:rsidR="006D2045"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in which a target singleton is presented at the same time as a</w:t>
      </w:r>
      <w:r w:rsidR="006D2045" w:rsidRPr="000A240A">
        <w:rPr>
          <w:rFonts w:ascii="Palatino Linotype" w:eastAsia="Palatino Linotype" w:hAnsi="Palatino Linotype" w:cs="Palatino Linotype"/>
          <w:lang w:val="en-GB"/>
        </w:rPr>
        <w:t>n</w:t>
      </w:r>
      <w:r w:rsidRPr="000A240A">
        <w:rPr>
          <w:rFonts w:ascii="Palatino Linotype" w:eastAsia="Palatino Linotype" w:hAnsi="Palatino Linotype" w:cs="Palatino Linotype"/>
          <w:lang w:val="en-GB"/>
        </w:rPr>
        <w:t xml:space="preserve"> irrelevant dist</w:t>
      </w:r>
      <w:r w:rsidR="006D2045" w:rsidRPr="000A240A">
        <w:rPr>
          <w:rFonts w:ascii="Palatino Linotype" w:eastAsia="Palatino Linotype" w:hAnsi="Palatino Linotype" w:cs="Palatino Linotype"/>
          <w:lang w:val="en-GB"/>
        </w:rPr>
        <w:t>ractor singleton. The distractor</w:t>
      </w:r>
      <w:r w:rsidRPr="000A240A">
        <w:rPr>
          <w:rFonts w:ascii="Palatino Linotype" w:eastAsia="Palatino Linotype" w:hAnsi="Palatino Linotype" w:cs="Palatino Linotype"/>
          <w:lang w:val="en-GB"/>
        </w:rPr>
        <w:t>, which is never a target location, slows the search time required for the target singleton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1991; 1992; 1994; 2000;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2001). This increased search time reflects attentional capture. The distractor target draws attention exogenously causing increased reaction times compared to control trials with no distractor. Although the additional distractor influences </w:t>
      </w:r>
      <w:r w:rsidR="004D6DF6" w:rsidRPr="000A240A">
        <w:rPr>
          <w:rFonts w:ascii="Palatino Linotype" w:eastAsia="Palatino Linotype" w:hAnsi="Palatino Linotype" w:cs="Palatino Linotype"/>
          <w:lang w:val="en-GB"/>
        </w:rPr>
        <w:t>participant’s</w:t>
      </w:r>
      <w:r w:rsidRPr="000A240A">
        <w:rPr>
          <w:rFonts w:ascii="Palatino Linotype" w:eastAsia="Palatino Linotype" w:hAnsi="Palatino Linotype" w:cs="Palatino Linotype"/>
          <w:lang w:val="en-GB"/>
        </w:rPr>
        <w:t xml:space="preserve"> performance, in increasing their reaction times, participants still report very little awareness, often not noticing the irrelevant target had been presented</w:t>
      </w:r>
      <w:r w:rsidR="006D2045" w:rsidRPr="000A240A">
        <w:rPr>
          <w:rFonts w:ascii="Palatino Linotype" w:eastAsia="Palatino Linotype" w:hAnsi="Palatino Linotype" w:cs="Palatino Linotype"/>
          <w:lang w:val="en-GB"/>
        </w:rPr>
        <w:t xml:space="preserve"> (Yantis, 1993; Kramer et al., 2000;</w:t>
      </w:r>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In everyday circumstances a lack of awareness to sudden onsets within our environment can have detrimental effects. Are individuals not aware of attentional capture even if it impacts our behaviour? </w:t>
      </w:r>
    </w:p>
    <w:p w14:paraId="2DD870B2" w14:textId="6635D451" w:rsidR="00D21032" w:rsidRPr="000A240A" w:rsidRDefault="009307AE" w:rsidP="006D2045">
      <w:pPr>
        <w:pStyle w:val="BodyA"/>
        <w:spacing w:after="200" w:line="276" w:lineRule="auto"/>
        <w:ind w:firstLine="720"/>
        <w:jc w:val="both"/>
        <w:rPr>
          <w:rFonts w:ascii="Palatino Linotype" w:eastAsia="Palatino Linotype" w:hAnsi="Palatino Linotype" w:cs="Palatino Linotype"/>
          <w:b/>
          <w:bCs/>
          <w:sz w:val="28"/>
          <w:szCs w:val="28"/>
          <w:lang w:val="en-GB"/>
        </w:rPr>
      </w:pPr>
      <w:r w:rsidRPr="000A240A">
        <w:rPr>
          <w:rFonts w:ascii="Palatino Linotype" w:eastAsia="Palatino Linotype" w:hAnsi="Palatino Linotype" w:cs="Palatino Linotype"/>
          <w:lang w:val="en-GB"/>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sidRPr="000A240A">
        <w:rPr>
          <w:rFonts w:ascii="Palatino Linotype" w:eastAsia="Palatino Linotype" w:hAnsi="Palatino Linotype" w:cs="Palatino Linotype"/>
          <w:lang w:val="en-GB"/>
        </w:rPr>
        <w:lastRenderedPageBreak/>
        <w:t xml:space="preserve">paradigm used by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In Experiment 1</w:t>
      </w:r>
      <w:ins w:id="222" w:author="Alasdair Clarke" w:date="2016-02-03T13:03:00Z">
        <w:r w:rsidR="00447347" w:rsidRPr="000A240A">
          <w:rPr>
            <w:rFonts w:ascii="Palatino Linotype" w:eastAsia="Palatino Linotype" w:hAnsi="Palatino Linotype" w:cs="Palatino Linotype"/>
            <w:lang w:val="en-GB"/>
          </w:rPr>
          <w:t xml:space="preserve"> </w:t>
        </w:r>
      </w:ins>
      <w:del w:id="223" w:author="Alasdair Clarke" w:date="2016-02-03T13:03:00Z">
        <w:r w:rsidRPr="000A240A" w:rsidDel="00447347">
          <w:rPr>
            <w:rFonts w:ascii="Palatino Linotype" w:eastAsia="Palatino Linotype" w:hAnsi="Palatino Linotype" w:cs="Palatino Linotype"/>
            <w:lang w:val="en-GB"/>
          </w:rPr>
          <w:delText xml:space="preserve">, </w:delText>
        </w:r>
        <w:r w:rsidR="006D2045" w:rsidRPr="000A240A" w:rsidDel="00447347">
          <w:rPr>
            <w:rFonts w:ascii="Palatino Linotype" w:eastAsia="Palatino Linotype" w:hAnsi="Palatino Linotype" w:cs="Palatino Linotype"/>
            <w:lang w:val="en-GB"/>
          </w:rPr>
          <w:delText xml:space="preserve">on a trial by trial, </w:delText>
        </w:r>
      </w:del>
      <w:r w:rsidRPr="000A240A">
        <w:rPr>
          <w:rFonts w:ascii="Palatino Linotype" w:eastAsia="Palatino Linotype" w:hAnsi="Palatino Linotype" w:cs="Palatino Linotype"/>
          <w:lang w:val="en-GB"/>
        </w:rPr>
        <w:t>we looked at the influence of oculomotor capture on self</w:t>
      </w:r>
      <w:r w:rsidR="006D2045" w:rsidRPr="000A240A">
        <w:rPr>
          <w:rFonts w:ascii="Palatino Linotype" w:eastAsia="Palatino Linotype" w:hAnsi="Palatino Linotype" w:cs="Palatino Linotype"/>
          <w:lang w:val="en-GB"/>
        </w:rPr>
        <w:t>-reported eye movement accuracy by presenting an abrupt</w:t>
      </w:r>
      <w:r w:rsidRPr="000A240A">
        <w:rPr>
          <w:rFonts w:ascii="Palatino Linotype" w:eastAsia="Palatino Linotype" w:hAnsi="Palatino Linotype" w:cs="Palatino Linotype"/>
          <w:lang w:val="en-GB"/>
        </w:rPr>
        <w:t xml:space="preserve"> onset </w:t>
      </w:r>
      <w:r w:rsidR="006D2045" w:rsidRPr="000A240A">
        <w:rPr>
          <w:rFonts w:ascii="Palatino Linotype" w:eastAsia="Palatino Linotype" w:hAnsi="Palatino Linotype" w:cs="Palatino Linotype"/>
          <w:lang w:val="en-GB"/>
        </w:rPr>
        <w:t>distractor on half of the trials, simultaneously with the presentation of</w:t>
      </w:r>
      <w:r w:rsidRPr="000A240A">
        <w:rPr>
          <w:rFonts w:ascii="Palatino Linotype" w:eastAsia="Palatino Linotype" w:hAnsi="Palatino Linotype" w:cs="Palatino Linotype"/>
          <w:lang w:val="en-GB"/>
        </w:rPr>
        <w:t xml:space="preserve"> </w:t>
      </w:r>
      <w:r w:rsidR="006D2045" w:rsidRPr="000A240A">
        <w:rPr>
          <w:rFonts w:ascii="Palatino Linotype" w:eastAsia="Palatino Linotype" w:hAnsi="Palatino Linotype" w:cs="Palatino Linotype"/>
          <w:lang w:val="en-GB"/>
        </w:rPr>
        <w:t xml:space="preserve">the </w:t>
      </w:r>
      <w:r w:rsidRPr="000A240A">
        <w:rPr>
          <w:rFonts w:ascii="Palatino Linotype" w:eastAsia="Palatino Linotype" w:hAnsi="Palatino Linotype" w:cs="Palatino Linotype"/>
          <w:lang w:val="en-GB"/>
        </w:rPr>
        <w:t>target</w:t>
      </w:r>
      <w:r w:rsidR="006D2045" w:rsidRPr="000A240A">
        <w:rPr>
          <w:rFonts w:ascii="Palatino Linotype" w:eastAsia="Palatino Linotype" w:hAnsi="Palatino Linotype" w:cs="Palatino Linotype"/>
          <w:lang w:val="en-GB"/>
        </w:rPr>
        <w:t xml:space="preserve"> colour singleton which had a discrimination target presented within it. After each trial participants reported whether they had executed a correct eye movement </w:t>
      </w:r>
      <w:del w:id="224" w:author="Alasdair Clarke" w:date="2016-02-03T13:03:00Z">
        <w:r w:rsidR="006D2045" w:rsidRPr="000A240A" w:rsidDel="00447347">
          <w:rPr>
            <w:rFonts w:ascii="Palatino Linotype" w:eastAsia="Palatino Linotype" w:hAnsi="Palatino Linotype" w:cs="Palatino Linotype"/>
            <w:lang w:val="en-GB"/>
          </w:rPr>
          <w:delText>to that trial</w:delText>
        </w:r>
      </w:del>
      <w:ins w:id="225" w:author="Alasdair Clarke" w:date="2016-02-03T13:03:00Z">
        <w:r w:rsidR="00447347" w:rsidRPr="000A240A">
          <w:rPr>
            <w:rFonts w:ascii="Palatino Linotype" w:eastAsia="Palatino Linotype" w:hAnsi="Palatino Linotype" w:cs="Palatino Linotype"/>
            <w:lang w:val="en-GB"/>
          </w:rPr>
          <w:t>or not</w:t>
        </w:r>
      </w:ins>
      <w:r w:rsidR="006D2045" w:rsidRPr="000A240A">
        <w:rPr>
          <w:rFonts w:ascii="Palatino Linotype" w:eastAsia="Palatino Linotype" w:hAnsi="Palatino Linotype" w:cs="Palatino Linotype"/>
          <w:lang w:val="en-GB"/>
        </w:rPr>
        <w:t>.</w:t>
      </w:r>
      <w:r w:rsidRPr="000A240A">
        <w:rPr>
          <w:rFonts w:ascii="Palatino Linotype" w:eastAsia="Palatino Linotype" w:hAnsi="Palatino Linotype" w:cs="Palatino Linotype"/>
          <w:lang w:val="en-GB"/>
        </w:rPr>
        <w:t xml:space="preserve"> In Experiment 2, we conducted the same experiment however we aimed to </w:t>
      </w:r>
      <w:r w:rsidR="006D2045" w:rsidRPr="000A240A">
        <w:rPr>
          <w:rFonts w:ascii="Palatino Linotype" w:eastAsia="Palatino Linotype" w:hAnsi="Palatino Linotype" w:cs="Palatino Linotype"/>
          <w:lang w:val="en-GB"/>
        </w:rPr>
        <w:t>investigate</w:t>
      </w:r>
      <w:r w:rsidRPr="000A240A">
        <w:rPr>
          <w:rFonts w:ascii="Palatino Linotype" w:eastAsia="Palatino Linotype" w:hAnsi="Palatino Linotype" w:cs="Palatino Linotype"/>
          <w:lang w:val="en-GB"/>
        </w:rPr>
        <w:t xml:space="preserve"> the influence of</w:t>
      </w:r>
      <w:r w:rsidR="00BF7C59" w:rsidRPr="000A240A">
        <w:rPr>
          <w:rFonts w:ascii="Palatino Linotype" w:eastAsia="Palatino Linotype" w:hAnsi="Palatino Linotype" w:cs="Palatino Linotype"/>
          <w:lang w:val="en-GB"/>
        </w:rPr>
        <w:t xml:space="preserve"> discrimination awareness on eye movement awareness</w:t>
      </w:r>
      <w:r w:rsidR="006D2045" w:rsidRPr="000A240A">
        <w:rPr>
          <w:rFonts w:ascii="Palatino Linotype" w:eastAsia="Palatino Linotype" w:hAnsi="Palatino Linotype" w:cs="Palatino Linotype"/>
          <w:lang w:val="en-GB"/>
        </w:rPr>
        <w:t xml:space="preserve">. We aimed to </w:t>
      </w:r>
      <w:r w:rsidR="00BF7C59" w:rsidRPr="000A240A">
        <w:rPr>
          <w:rFonts w:ascii="Palatino Linotype" w:eastAsia="Palatino Linotype" w:hAnsi="Palatino Linotype" w:cs="Palatino Linotype"/>
          <w:lang w:val="en-GB"/>
        </w:rPr>
        <w:t>examine the influence of knowing</w:t>
      </w:r>
      <w:r w:rsidR="006D2045" w:rsidRPr="000A240A">
        <w:rPr>
          <w:rFonts w:ascii="Palatino Linotype" w:eastAsia="Palatino Linotype" w:hAnsi="Palatino Linotype" w:cs="Palatino Linotype"/>
          <w:lang w:val="en-GB"/>
        </w:rPr>
        <w:t xml:space="preserve"> that a distractor target would be present and that it may involuntarily capture you</w:t>
      </w:r>
      <w:r w:rsidR="00BF7C59" w:rsidRPr="000A240A">
        <w:rPr>
          <w:rFonts w:ascii="Palatino Linotype" w:eastAsia="Palatino Linotype" w:hAnsi="Palatino Linotype" w:cs="Palatino Linotype"/>
          <w:lang w:val="en-GB"/>
        </w:rPr>
        <w:t>r</w:t>
      </w:r>
      <w:r w:rsidR="006D2045" w:rsidRPr="000A240A">
        <w:rPr>
          <w:rFonts w:ascii="Palatino Linotype" w:eastAsia="Palatino Linotype" w:hAnsi="Palatino Linotype" w:cs="Palatino Linotype"/>
          <w:lang w:val="en-GB"/>
        </w:rPr>
        <w:t xml:space="preserve"> attention and </w:t>
      </w:r>
      <w:r w:rsidR="00BF7C59" w:rsidRPr="000A240A">
        <w:rPr>
          <w:rFonts w:ascii="Palatino Linotype" w:eastAsia="Palatino Linotype" w:hAnsi="Palatino Linotype" w:cs="Palatino Linotype"/>
          <w:lang w:val="en-GB"/>
        </w:rPr>
        <w:t xml:space="preserve">your </w:t>
      </w:r>
      <w:r w:rsidR="006D2045" w:rsidRPr="000A240A">
        <w:rPr>
          <w:rFonts w:ascii="Palatino Linotype" w:eastAsia="Palatino Linotype" w:hAnsi="Palatino Linotype" w:cs="Palatino Linotype"/>
          <w:lang w:val="en-GB"/>
        </w:rPr>
        <w:t>eyes</w:t>
      </w:r>
      <w:r w:rsidR="00BF7C59" w:rsidRPr="000A240A">
        <w:rPr>
          <w:rFonts w:ascii="Palatino Linotype" w:eastAsia="Palatino Linotype" w:hAnsi="Palatino Linotype" w:cs="Palatino Linotype"/>
          <w:lang w:val="en-GB"/>
        </w:rPr>
        <w:t>, on your eye movement awareness. Experiment 3</w:t>
      </w:r>
      <w:r w:rsidRPr="000A240A">
        <w:rPr>
          <w:rFonts w:ascii="Palatino Linotype" w:eastAsia="Palatino Linotype" w:hAnsi="Palatino Linotype" w:cs="Palatino Linotype"/>
          <w:lang w:val="en-GB"/>
        </w:rPr>
        <w:t xml:space="preserve"> looked the influence of attentional ca</w:t>
      </w:r>
      <w:r w:rsidR="00BF7C59" w:rsidRPr="000A240A">
        <w:rPr>
          <w:rFonts w:ascii="Palatino Linotype" w:eastAsia="Palatino Linotype" w:hAnsi="Palatino Linotype" w:cs="Palatino Linotype"/>
          <w:lang w:val="en-GB"/>
        </w:rPr>
        <w:t>pture on eye movement awareness.</w:t>
      </w:r>
      <w:r w:rsidRPr="000A240A">
        <w:rPr>
          <w:rFonts w:ascii="Palatino Linotype" w:eastAsia="Palatino Linotype" w:hAnsi="Palatino Linotype" w:cs="Palatino Linotype"/>
          <w:lang w:val="en-GB"/>
        </w:rPr>
        <w:t xml:space="preserve"> Do covert</w:t>
      </w:r>
      <w:r w:rsidR="00BF7C59" w:rsidRPr="000A240A">
        <w:rPr>
          <w:rFonts w:ascii="Palatino Linotype" w:eastAsia="Palatino Linotype" w:hAnsi="Palatino Linotype" w:cs="Palatino Linotype"/>
          <w:lang w:val="en-GB"/>
        </w:rPr>
        <w:t xml:space="preserve"> shifts of attention cause participants to think they executed eye movements?</w:t>
      </w:r>
    </w:p>
    <w:p w14:paraId="63683155" w14:textId="1175E07A" w:rsidR="00897098" w:rsidRPr="000A240A" w:rsidRDefault="00C5499A" w:rsidP="008D2AAF">
      <w:pPr>
        <w:pStyle w:val="Heading"/>
        <w:keepLines/>
        <w:spacing w:before="480"/>
        <w:jc w:val="both"/>
        <w:rPr>
          <w:rFonts w:ascii="Palatino Linotype" w:eastAsia="Palatino Linotype" w:hAnsi="Palatino Linotype" w:cs="Palatino Linotype"/>
          <w:sz w:val="28"/>
          <w:szCs w:val="28"/>
          <w:lang w:val="en-GB"/>
        </w:rPr>
      </w:pPr>
      <w:commentRangeStart w:id="226"/>
      <w:ins w:id="227" w:author="Alasdair Clarke" w:date="2016-02-03T13:12:00Z">
        <w:r w:rsidRPr="000A240A">
          <w:rPr>
            <w:rFonts w:ascii="Palatino Linotype" w:eastAsia="Palatino Linotype" w:hAnsi="Palatino Linotype" w:cs="Palatino Linotype"/>
            <w:sz w:val="28"/>
            <w:szCs w:val="28"/>
            <w:lang w:val="en-GB"/>
          </w:rPr>
          <w:t xml:space="preserve"> </w:t>
        </w:r>
        <w:commentRangeEnd w:id="226"/>
        <w:r w:rsidRPr="000A240A">
          <w:rPr>
            <w:rStyle w:val="CommentReference"/>
            <w:rFonts w:ascii="Times New Roman" w:hAnsi="Times New Roman" w:cs="Times New Roman"/>
            <w:b w:val="0"/>
            <w:bCs w:val="0"/>
            <w:color w:val="auto"/>
            <w:lang w:val="en-GB" w:eastAsia="en-US"/>
          </w:rPr>
          <w:commentReference w:id="226"/>
        </w:r>
      </w:ins>
    </w:p>
    <w:p w14:paraId="2F396D76" w14:textId="77777777" w:rsidR="00D21032" w:rsidRPr="000A240A" w:rsidRDefault="009307AE" w:rsidP="008D2AAF">
      <w:pPr>
        <w:pStyle w:val="Heading"/>
        <w:keepLines/>
        <w:spacing w:before="480"/>
        <w:jc w:val="both"/>
        <w:rPr>
          <w:rFonts w:ascii="Palatino Linotype" w:eastAsia="Palatino Linotype" w:hAnsi="Palatino Linotype" w:cs="Palatino Linotype"/>
          <w:sz w:val="32"/>
          <w:szCs w:val="32"/>
          <w:lang w:val="en-GB"/>
        </w:rPr>
      </w:pPr>
      <w:r w:rsidRPr="000A240A">
        <w:rPr>
          <w:rFonts w:ascii="Palatino Linotype" w:eastAsia="Palatino Linotype" w:hAnsi="Palatino Linotype" w:cs="Palatino Linotype"/>
          <w:sz w:val="32"/>
          <w:szCs w:val="32"/>
          <w:lang w:val="en-GB"/>
        </w:rPr>
        <w:t>General Methods</w:t>
      </w:r>
    </w:p>
    <w:p w14:paraId="49290AB4" w14:textId="77777777" w:rsidR="00D21032" w:rsidRPr="000A240A" w:rsidRDefault="00D21032" w:rsidP="008D2AAF">
      <w:pPr>
        <w:pStyle w:val="BodyAA"/>
        <w:ind w:firstLine="720"/>
        <w:rPr>
          <w:lang w:val="en-GB"/>
        </w:rPr>
      </w:pPr>
    </w:p>
    <w:p w14:paraId="468C7621"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Set-up</w:t>
      </w:r>
    </w:p>
    <w:p w14:paraId="159CA88E" w14:textId="7B9F9EE0" w:rsidR="00D21032" w:rsidRPr="00E81BDA" w:rsidRDefault="009307AE" w:rsidP="008D2AAF">
      <w:pPr>
        <w:pStyle w:val="BodyA"/>
        <w:spacing w:after="200" w:line="276" w:lineRule="auto"/>
        <w:ind w:firstLine="720"/>
        <w:jc w:val="both"/>
        <w:rPr>
          <w:rFonts w:ascii="Palatino Linotype" w:eastAsia="Palatino Linotype" w:hAnsi="Palatino Linotype" w:cs="Palatino Linotype"/>
          <w:lang w:val="en-GB"/>
          <w:rPrChange w:id="228"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29" w:author="Alasdair Clarke" w:date="2016-02-03T14:28:00Z">
            <w:rPr>
              <w:rFonts w:ascii="Palatino Linotype" w:eastAsia="Palatino Linotype" w:hAnsi="Palatino Linotype" w:cs="Palatino Linotype"/>
            </w:rPr>
          </w:rPrChange>
        </w:rPr>
        <w:t>The research presented was conducted in the Eye Movements and Attention laboratory at the University of Aberdeen.  All three experiments shared a similar paradigm, w</w:t>
      </w:r>
      <w:r w:rsidR="00DD773F" w:rsidRPr="00E81BDA">
        <w:rPr>
          <w:rFonts w:ascii="Palatino Linotype" w:eastAsia="Palatino Linotype" w:hAnsi="Palatino Linotype" w:cs="Palatino Linotype"/>
          <w:lang w:val="en-GB"/>
          <w:rPrChange w:id="230" w:author="Alasdair Clarke" w:date="2016-02-03T14:28:00Z">
            <w:rPr>
              <w:rFonts w:ascii="Palatino Linotype" w:eastAsia="Palatino Linotype" w:hAnsi="Palatino Linotype" w:cs="Palatino Linotype"/>
            </w:rPr>
          </w:rPrChange>
        </w:rPr>
        <w:t xml:space="preserve">ith experiment 1 and 2 sharing </w:t>
      </w:r>
      <w:r w:rsidRPr="00E81BDA">
        <w:rPr>
          <w:rFonts w:ascii="Palatino Linotype" w:eastAsia="Palatino Linotype" w:hAnsi="Palatino Linotype" w:cs="Palatino Linotype"/>
          <w:lang w:val="en-GB"/>
          <w:rPrChange w:id="231" w:author="Alasdair Clarke" w:date="2016-02-03T14:28:00Z">
            <w:rPr>
              <w:rFonts w:ascii="Palatino Linotype" w:eastAsia="Palatino Linotype" w:hAnsi="Palatino Linotype" w:cs="Palatino Linotype"/>
            </w:rPr>
          </w:rPrChange>
        </w:rPr>
        <w:t xml:space="preserve">an identical design, only varying in the information made available to participants. Experimental scripts were created and run using </w:t>
      </w:r>
      <w:proofErr w:type="spellStart"/>
      <w:r w:rsidRPr="00E81BDA">
        <w:rPr>
          <w:rFonts w:ascii="Palatino Linotype" w:eastAsia="Palatino Linotype" w:hAnsi="Palatino Linotype" w:cs="Palatino Linotype"/>
          <w:lang w:val="en-GB"/>
          <w:rPrChange w:id="232" w:author="Alasdair Clarke" w:date="2016-02-03T14:28:00Z">
            <w:rPr>
              <w:rFonts w:ascii="Palatino Linotype" w:eastAsia="Palatino Linotype" w:hAnsi="Palatino Linotype" w:cs="Palatino Linotype"/>
            </w:rPr>
          </w:rPrChange>
        </w:rPr>
        <w:t>MatLab</w:t>
      </w:r>
      <w:proofErr w:type="spellEnd"/>
      <w:r w:rsidRPr="00E81BDA">
        <w:rPr>
          <w:rFonts w:ascii="Palatino Linotype" w:eastAsia="Palatino Linotype" w:hAnsi="Palatino Linotype" w:cs="Palatino Linotype"/>
          <w:lang w:val="en-GB"/>
          <w:rPrChange w:id="233" w:author="Alasdair Clarke" w:date="2016-02-03T14:28:00Z">
            <w:rPr>
              <w:rFonts w:ascii="Palatino Linotype" w:eastAsia="Palatino Linotype" w:hAnsi="Palatino Linotype" w:cs="Palatino Linotype"/>
            </w:rPr>
          </w:rPrChange>
        </w:rPr>
        <w:t xml:space="preserve"> </w:t>
      </w:r>
      <w:ins w:id="234" w:author="Alasdair Clarke" w:date="2016-02-03T13:09:00Z">
        <w:r w:rsidR="001D1AAF" w:rsidRPr="00E81BDA">
          <w:rPr>
            <w:rFonts w:ascii="Palatino Linotype" w:eastAsia="Palatino Linotype" w:hAnsi="Palatino Linotype" w:cs="Palatino Linotype"/>
            <w:lang w:val="en-GB"/>
            <w:rPrChange w:id="235" w:author="Alasdair Clarke" w:date="2016-02-03T14:28:00Z">
              <w:rPr>
                <w:rFonts w:ascii="Palatino Linotype" w:eastAsia="Palatino Linotype" w:hAnsi="Palatino Linotype" w:cs="Palatino Linotype"/>
              </w:rPr>
            </w:rPrChange>
          </w:rPr>
          <w:t xml:space="preserve">with the </w:t>
        </w:r>
        <w:proofErr w:type="spellStart"/>
        <w:r w:rsidR="001D1AAF" w:rsidRPr="00E81BDA">
          <w:rPr>
            <w:rFonts w:ascii="Palatino Linotype" w:eastAsia="Palatino Linotype" w:hAnsi="Palatino Linotype" w:cs="Palatino Linotype"/>
            <w:lang w:val="en-GB"/>
            <w:rPrChange w:id="236" w:author="Alasdair Clarke" w:date="2016-02-03T14:28:00Z">
              <w:rPr>
                <w:rFonts w:ascii="Palatino Linotype" w:eastAsia="Palatino Linotype" w:hAnsi="Palatino Linotype" w:cs="Palatino Linotype"/>
              </w:rPr>
            </w:rPrChange>
          </w:rPr>
          <w:t>PsychToolBox</w:t>
        </w:r>
        <w:proofErr w:type="spellEnd"/>
        <w:r w:rsidR="001D1AAF" w:rsidRPr="00E81BDA">
          <w:rPr>
            <w:rFonts w:ascii="Palatino Linotype" w:eastAsia="Palatino Linotype" w:hAnsi="Palatino Linotype" w:cs="Palatino Linotype"/>
            <w:lang w:val="en-GB"/>
            <w:rPrChange w:id="237" w:author="Alasdair Clarke" w:date="2016-02-03T14:28:00Z">
              <w:rPr>
                <w:rFonts w:ascii="Palatino Linotype" w:eastAsia="Palatino Linotype" w:hAnsi="Palatino Linotype" w:cs="Palatino Linotype"/>
              </w:rPr>
            </w:rPrChange>
          </w:rPr>
          <w:t xml:space="preserve"> (</w:t>
        </w:r>
      </w:ins>
      <w:ins w:id="238" w:author="Alasdair Clarke" w:date="2016-02-03T13:10:00Z">
        <w:r w:rsidR="001D1AAF" w:rsidRPr="00E81BDA">
          <w:rPr>
            <w:rFonts w:ascii="Palatino Linotype" w:eastAsia="Palatino Linotype" w:hAnsi="Palatino Linotype" w:cs="Palatino Linotype"/>
            <w:lang w:val="en-GB"/>
            <w:rPrChange w:id="239" w:author="Alasdair Clarke" w:date="2016-02-03T14:28:00Z">
              <w:rPr>
                <w:rFonts w:ascii="Palatino Linotype" w:eastAsia="Palatino Linotype" w:hAnsi="Palatino Linotype" w:cs="Palatino Linotype"/>
              </w:rPr>
            </w:rPrChange>
          </w:rPr>
          <w:t>cite</w:t>
        </w:r>
      </w:ins>
      <w:ins w:id="240" w:author="Alasdair Clarke" w:date="2016-02-03T13:09:00Z">
        <w:r w:rsidR="001D1AAF" w:rsidRPr="00E81BDA">
          <w:rPr>
            <w:rFonts w:ascii="Palatino Linotype" w:eastAsia="Palatino Linotype" w:hAnsi="Palatino Linotype" w:cs="Palatino Linotype"/>
            <w:lang w:val="en-GB"/>
            <w:rPrChange w:id="241" w:author="Alasdair Clarke" w:date="2016-02-03T14:28:00Z">
              <w:rPr>
                <w:rFonts w:ascii="Palatino Linotype" w:eastAsia="Palatino Linotype" w:hAnsi="Palatino Linotype" w:cs="Palatino Linotype"/>
              </w:rPr>
            </w:rPrChange>
          </w:rPr>
          <w:t>)</w:t>
        </w:r>
      </w:ins>
      <w:ins w:id="242" w:author="Alasdair Clarke" w:date="2016-02-03T13:10:00Z">
        <w:r w:rsidR="001D1AAF" w:rsidRPr="00E81BDA">
          <w:rPr>
            <w:rFonts w:ascii="Palatino Linotype" w:eastAsia="Palatino Linotype" w:hAnsi="Palatino Linotype" w:cs="Palatino Linotype"/>
            <w:lang w:val="en-GB"/>
            <w:rPrChange w:id="243" w:author="Alasdair Clarke" w:date="2016-02-03T14:28:00Z">
              <w:rPr>
                <w:rFonts w:ascii="Palatino Linotype" w:eastAsia="Palatino Linotype" w:hAnsi="Palatino Linotype" w:cs="Palatino Linotype"/>
              </w:rPr>
            </w:rPrChange>
          </w:rPr>
          <w:t xml:space="preserve"> </w:t>
        </w:r>
      </w:ins>
      <w:r w:rsidRPr="00E81BDA">
        <w:rPr>
          <w:rFonts w:ascii="Palatino Linotype" w:eastAsia="Palatino Linotype" w:hAnsi="Palatino Linotype" w:cs="Palatino Linotype"/>
          <w:lang w:val="en-GB"/>
          <w:rPrChange w:id="244" w:author="Alasdair Clarke" w:date="2016-02-03T14:28:00Z">
            <w:rPr>
              <w:rFonts w:ascii="Palatino Linotype" w:eastAsia="Palatino Linotype" w:hAnsi="Palatino Linotype" w:cs="Palatino Linotype"/>
            </w:rPr>
          </w:rPrChange>
        </w:rPr>
        <w:t xml:space="preserve">and run on a PowerMac 10.8.2. Stimuli were presented on a Sony </w:t>
      </w:r>
      <w:proofErr w:type="spellStart"/>
      <w:r w:rsidRPr="00E81BDA">
        <w:rPr>
          <w:rFonts w:ascii="Palatino Linotype" w:eastAsia="Palatino Linotype" w:hAnsi="Palatino Linotype" w:cs="Palatino Linotype"/>
          <w:lang w:val="en-GB"/>
          <w:rPrChange w:id="245" w:author="Alasdair Clarke" w:date="2016-02-03T14:28:00Z">
            <w:rPr>
              <w:rFonts w:ascii="Palatino Linotype" w:eastAsia="Palatino Linotype" w:hAnsi="Palatino Linotype" w:cs="Palatino Linotype"/>
            </w:rPr>
          </w:rPrChange>
        </w:rPr>
        <w:t>Trimaster</w:t>
      </w:r>
      <w:proofErr w:type="spellEnd"/>
      <w:r w:rsidRPr="00E81BDA">
        <w:rPr>
          <w:rFonts w:ascii="Palatino Linotype" w:eastAsia="Palatino Linotype" w:hAnsi="Palatino Linotype" w:cs="Palatino Linotype"/>
          <w:lang w:val="en-GB"/>
          <w:rPrChange w:id="246" w:author="Alasdair Clarke" w:date="2016-02-03T14:28:00Z">
            <w:rPr>
              <w:rFonts w:ascii="Palatino Linotype" w:eastAsia="Palatino Linotype" w:hAnsi="Palatino Linotype" w:cs="Palatino Linotype"/>
            </w:rPr>
          </w:rPrChange>
        </w:rPr>
        <w:t xml:space="preserve"> EL computer screen, 1080 x 1920. Participant responses were recorded using an Apple keyboard with numeric keyboard. Eye-tracking across all three experiments was conducted using the </w:t>
      </w:r>
      <w:proofErr w:type="spellStart"/>
      <w:r w:rsidRPr="00E81BDA">
        <w:rPr>
          <w:rFonts w:ascii="Palatino Linotype" w:eastAsia="Palatino Linotype" w:hAnsi="Palatino Linotype" w:cs="Palatino Linotype"/>
          <w:lang w:val="en-GB"/>
          <w:rPrChange w:id="247" w:author="Alasdair Clarke" w:date="2016-02-03T14:28:00Z">
            <w:rPr>
              <w:rFonts w:ascii="Palatino Linotype" w:eastAsia="Palatino Linotype" w:hAnsi="Palatino Linotype" w:cs="Palatino Linotype"/>
            </w:rPr>
          </w:rPrChange>
        </w:rPr>
        <w:t>EyeLink</w:t>
      </w:r>
      <w:proofErr w:type="spellEnd"/>
      <w:r w:rsidRPr="00E81BDA">
        <w:rPr>
          <w:rFonts w:ascii="Palatino Linotype" w:eastAsia="Palatino Linotype" w:hAnsi="Palatino Linotype" w:cs="Palatino Linotype"/>
          <w:lang w:val="en-GB"/>
          <w:rPrChange w:id="248" w:author="Alasdair Clarke" w:date="2016-02-03T14:28:00Z">
            <w:rPr>
              <w:rFonts w:ascii="Palatino Linotype" w:eastAsia="Palatino Linotype" w:hAnsi="Palatino Linotype" w:cs="Palatino Linotype"/>
            </w:rPr>
          </w:rPrChange>
        </w:rPr>
        <w:t xml:space="preserve"> 1000.</w:t>
      </w:r>
    </w:p>
    <w:p w14:paraId="35FB1DE3" w14:textId="77777777" w:rsidR="00D21032" w:rsidRPr="00E81BDA" w:rsidRDefault="00D21032" w:rsidP="008D2AAF">
      <w:pPr>
        <w:pStyle w:val="BodyA"/>
        <w:spacing w:after="200" w:line="276" w:lineRule="auto"/>
        <w:ind w:firstLine="720"/>
        <w:jc w:val="both"/>
        <w:rPr>
          <w:lang w:val="en-GB"/>
          <w:rPrChange w:id="249" w:author="Alasdair Clarke" w:date="2016-02-03T14:28:00Z">
            <w:rPr/>
          </w:rPrChange>
        </w:rPr>
      </w:pPr>
    </w:p>
    <w:p w14:paraId="7DB6602F" w14:textId="77777777" w:rsidR="00D21032" w:rsidRPr="00E81BDA"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Change w:id="250" w:author="Alasdair Clarke" w:date="2016-02-03T14:28:00Z">
            <w:rPr>
              <w:rFonts w:ascii="Palatino Linotype" w:eastAsia="Palatino Linotype" w:hAnsi="Palatino Linotype" w:cs="Palatino Linotype"/>
              <w:b w:val="0"/>
              <w:bCs w:val="0"/>
              <w:smallCaps/>
              <w:sz w:val="26"/>
              <w:szCs w:val="26"/>
              <w:lang w:val="fr-FR"/>
            </w:rPr>
          </w:rPrChange>
        </w:rPr>
        <w:t>Participants</w:t>
      </w:r>
    </w:p>
    <w:p w14:paraId="5894D94B" w14:textId="77777777" w:rsidR="00D21032" w:rsidRPr="00E81BDA" w:rsidRDefault="009307AE" w:rsidP="008D2AAF">
      <w:pPr>
        <w:pStyle w:val="BodyA"/>
        <w:spacing w:after="200" w:line="276" w:lineRule="auto"/>
        <w:ind w:firstLine="720"/>
        <w:jc w:val="both"/>
        <w:rPr>
          <w:rFonts w:ascii="Palatino Linotype" w:eastAsia="Palatino Linotype" w:hAnsi="Palatino Linotype" w:cs="Palatino Linotype"/>
          <w:lang w:val="en-GB"/>
          <w:rPrChange w:id="251"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52" w:author="Alasdair Clarke" w:date="2016-02-03T14:28:00Z">
            <w:rPr>
              <w:rFonts w:ascii="Palatino Linotype" w:eastAsia="Palatino Linotype" w:hAnsi="Palatino Linotype" w:cs="Palatino Linotype"/>
            </w:rPr>
          </w:rPrChange>
        </w:rPr>
        <w:t>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experiment 1 participants were remunerated £5 for their time. Participants in experiment 3 were awarded course credits for their participation. No participants took part in multiple experiments.</w:t>
      </w:r>
    </w:p>
    <w:p w14:paraId="6160F394" w14:textId="77777777" w:rsidR="00D21032" w:rsidRPr="00E81BDA" w:rsidRDefault="00D21032" w:rsidP="008D2AAF">
      <w:pPr>
        <w:pStyle w:val="BodyA"/>
        <w:spacing w:after="200" w:line="276" w:lineRule="auto"/>
        <w:ind w:firstLine="720"/>
        <w:jc w:val="both"/>
        <w:rPr>
          <w:rFonts w:ascii="Palatino Linotype" w:eastAsia="Palatino Linotype" w:hAnsi="Palatino Linotype" w:cs="Palatino Linotype"/>
          <w:lang w:val="en-GB"/>
          <w:rPrChange w:id="253" w:author="Alasdair Clarke" w:date="2016-02-03T14:28:00Z">
            <w:rPr>
              <w:rFonts w:ascii="Palatino Linotype" w:eastAsia="Palatino Linotype" w:hAnsi="Palatino Linotype" w:cs="Palatino Linotype"/>
            </w:rPr>
          </w:rPrChange>
        </w:rPr>
      </w:pPr>
    </w:p>
    <w:p w14:paraId="5F6D4CBB"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Analysis</w:t>
      </w:r>
    </w:p>
    <w:p w14:paraId="7F258536" w14:textId="77777777" w:rsidR="00A54A15" w:rsidRPr="00E81BDA" w:rsidRDefault="009307AE" w:rsidP="008D2AAF">
      <w:pPr>
        <w:pStyle w:val="BodyA"/>
        <w:spacing w:after="200" w:line="276" w:lineRule="auto"/>
        <w:ind w:firstLine="720"/>
        <w:jc w:val="both"/>
        <w:rPr>
          <w:rFonts w:ascii="Palatino Linotype" w:eastAsia="Palatino Linotype" w:hAnsi="Palatino Linotype" w:cs="Palatino Linotype"/>
          <w:lang w:val="en-GB"/>
          <w:rPrChange w:id="254"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55" w:author="Alasdair Clarke" w:date="2016-02-03T14:28:00Z">
            <w:rPr>
              <w:rFonts w:ascii="Palatino Linotype" w:eastAsia="Palatino Linotype" w:hAnsi="Palatino Linotype" w:cs="Palatino Linotype"/>
            </w:rPr>
          </w:rPrChange>
        </w:rPr>
        <w:t xml:space="preserve">We have chosen to follow recent advice from Cumming (2013) on the reporting of results in psychology research. Namely, we will avoid using </w:t>
      </w:r>
      <w:r w:rsidRPr="00E81BDA">
        <w:rPr>
          <w:rFonts w:ascii="Palatino Linotype" w:eastAsia="Palatino Linotype" w:hAnsi="Palatino Linotype" w:cs="Palatino Linotype"/>
          <w:i/>
          <w:iCs/>
          <w:lang w:val="en-GB"/>
          <w:rPrChange w:id="256" w:author="Alasdair Clarke" w:date="2016-02-03T14:28:00Z">
            <w:rPr>
              <w:rFonts w:ascii="Palatino Linotype" w:eastAsia="Palatino Linotype" w:hAnsi="Palatino Linotype" w:cs="Palatino Linotype"/>
              <w:i/>
              <w:iCs/>
            </w:rPr>
          </w:rPrChange>
        </w:rPr>
        <w:t>p</w:t>
      </w:r>
      <w:r w:rsidRPr="00E81BDA">
        <w:rPr>
          <w:rFonts w:ascii="Palatino Linotype" w:eastAsia="Palatino Linotype" w:hAnsi="Palatino Linotype" w:cs="Palatino Linotype"/>
          <w:lang w:val="en-GB"/>
          <w:rPrChange w:id="257" w:author="Alasdair Clarke" w:date="2016-02-03T14:28:00Z">
            <w:rPr>
              <w:rFonts w:ascii="Palatino Linotype" w:eastAsia="Palatino Linotype" w:hAnsi="Palatino Linotype" w:cs="Palatino Linotype"/>
            </w:rPr>
          </w:rPrChange>
        </w:rPr>
        <w:t xml:space="preserve">-values and null-hypothesis significance testing wherever possible. We expect to find a range of abilities for different observers, and our aim is to measure and report that range under different tasks and conditions. Where appropriate, </w:t>
      </w:r>
      <w:r w:rsidRPr="00E81BDA">
        <w:rPr>
          <w:rFonts w:ascii="Palatino Linotype" w:eastAsia="Palatino Linotype" w:hAnsi="Palatino Linotype" w:cs="Palatino Linotype"/>
          <w:lang w:val="en-GB"/>
          <w:rPrChange w:id="258" w:author="Alasdair Clarke" w:date="2016-02-03T14:28:00Z">
            <w:rPr>
              <w:rFonts w:ascii="Palatino Linotype" w:eastAsia="Palatino Linotype" w:hAnsi="Palatino Linotype" w:cs="Palatino Linotype"/>
            </w:rPr>
          </w:rPrChange>
        </w:rPr>
        <w:lastRenderedPageBreak/>
        <w:t>we use general linear mixed-effect models (</w:t>
      </w:r>
      <w:commentRangeStart w:id="259"/>
      <w:r w:rsidRPr="00E81BDA">
        <w:rPr>
          <w:rFonts w:ascii="Palatino Linotype" w:eastAsia="Palatino Linotype" w:hAnsi="Palatino Linotype" w:cs="Palatino Linotype"/>
          <w:lang w:val="en-GB"/>
          <w:rPrChange w:id="260" w:author="Alasdair Clarke" w:date="2016-02-03T14:28:00Z">
            <w:rPr>
              <w:rFonts w:ascii="Palatino Linotype" w:eastAsia="Palatino Linotype" w:hAnsi="Palatino Linotype" w:cs="Palatino Linotype"/>
            </w:rPr>
          </w:rPrChange>
        </w:rPr>
        <w:t xml:space="preserve">from the </w:t>
      </w:r>
      <w:r w:rsidRPr="00E81BDA">
        <w:rPr>
          <w:rFonts w:ascii="Palatino Linotype" w:eastAsia="Palatino Linotype" w:hAnsi="Palatino Linotype" w:cs="Palatino Linotype"/>
          <w:b/>
          <w:bCs/>
          <w:i/>
          <w:iCs/>
          <w:lang w:val="en-GB"/>
          <w:rPrChange w:id="261" w:author="Alasdair Clarke" w:date="2016-02-03T14:28:00Z">
            <w:rPr>
              <w:rFonts w:ascii="Palatino Linotype" w:eastAsia="Palatino Linotype" w:hAnsi="Palatino Linotype" w:cs="Palatino Linotype"/>
              <w:b/>
              <w:bCs/>
              <w:i/>
              <w:iCs/>
            </w:rPr>
          </w:rPrChange>
        </w:rPr>
        <w:t>lme4</w:t>
      </w:r>
      <w:r w:rsidRPr="00E81BDA">
        <w:rPr>
          <w:rFonts w:ascii="Palatino Linotype" w:eastAsia="Palatino Linotype" w:hAnsi="Palatino Linotype" w:cs="Palatino Linotype"/>
          <w:lang w:val="en-GB"/>
          <w:rPrChange w:id="262" w:author="Alasdair Clarke" w:date="2016-02-03T14:28:00Z">
            <w:rPr>
              <w:rFonts w:ascii="Palatino Linotype" w:eastAsia="Palatino Linotype" w:hAnsi="Palatino Linotype" w:cs="Palatino Linotype"/>
              <w:lang w:val="da-DK"/>
            </w:rPr>
          </w:rPrChange>
        </w:rPr>
        <w:t xml:space="preserve"> package for </w:t>
      </w:r>
      <w:r w:rsidRPr="00E81BDA">
        <w:rPr>
          <w:rFonts w:ascii="Palatino Linotype" w:eastAsia="Palatino Linotype" w:hAnsi="Palatino Linotype" w:cs="Palatino Linotype"/>
          <w:b/>
          <w:bCs/>
          <w:i/>
          <w:iCs/>
          <w:lang w:val="en-GB"/>
          <w:rPrChange w:id="263" w:author="Alasdair Clarke" w:date="2016-02-03T14:28:00Z">
            <w:rPr>
              <w:rFonts w:ascii="Palatino Linotype" w:eastAsia="Palatino Linotype" w:hAnsi="Palatino Linotype" w:cs="Palatino Linotype"/>
              <w:b/>
              <w:bCs/>
              <w:i/>
              <w:iCs/>
            </w:rPr>
          </w:rPrChange>
        </w:rPr>
        <w:t>R</w:t>
      </w:r>
      <w:r w:rsidRPr="00E81BDA">
        <w:rPr>
          <w:rFonts w:ascii="Palatino Linotype" w:eastAsia="Palatino Linotype" w:hAnsi="Palatino Linotype" w:cs="Palatino Linotype"/>
          <w:lang w:val="en-GB"/>
          <w:rPrChange w:id="264" w:author="Alasdair Clarke" w:date="2016-02-03T14:28:00Z">
            <w:rPr>
              <w:rFonts w:ascii="Palatino Linotype" w:eastAsia="Palatino Linotype" w:hAnsi="Palatino Linotype" w:cs="Palatino Linotype"/>
            </w:rPr>
          </w:rPrChange>
        </w:rPr>
        <w:t xml:space="preserve">) </w:t>
      </w:r>
      <w:commentRangeEnd w:id="259"/>
      <w:r w:rsidR="00C5499A" w:rsidRPr="00E81BDA">
        <w:rPr>
          <w:rStyle w:val="CommentReference"/>
          <w:rFonts w:ascii="Times New Roman" w:hAnsi="Times New Roman" w:cs="Times New Roman"/>
          <w:color w:val="auto"/>
          <w:lang w:val="en-GB" w:eastAsia="en-US"/>
          <w:rPrChange w:id="265" w:author="Alasdair Clarke" w:date="2016-02-03T14:28:00Z">
            <w:rPr>
              <w:rStyle w:val="CommentReference"/>
              <w:rFonts w:ascii="Times New Roman" w:hAnsi="Times New Roman" w:cs="Times New Roman"/>
              <w:color w:val="auto"/>
              <w:lang w:eastAsia="en-US"/>
            </w:rPr>
          </w:rPrChange>
        </w:rPr>
        <w:commentReference w:id="259"/>
      </w:r>
      <w:r w:rsidRPr="00E81BDA">
        <w:rPr>
          <w:rFonts w:ascii="Palatino Linotype" w:eastAsia="Palatino Linotype" w:hAnsi="Palatino Linotype" w:cs="Palatino Linotype"/>
          <w:lang w:val="en-GB"/>
          <w:rPrChange w:id="266" w:author="Alasdair Clarke" w:date="2016-02-03T14:28:00Z">
            <w:rPr>
              <w:rFonts w:ascii="Palatino Linotype" w:eastAsia="Palatino Linotype" w:hAnsi="Palatino Linotype" w:cs="Palatino Linotype"/>
            </w:rPr>
          </w:rPrChange>
        </w:rPr>
        <w:t xml:space="preserve">to estimate effect sizes and standard errors while factoring our random effects associated with differences between individual observers and images. 95% confidence intervals will be obtained by bootstrapping using the </w:t>
      </w:r>
      <w:proofErr w:type="spellStart"/>
      <w:r w:rsidRPr="00E81BDA">
        <w:rPr>
          <w:rFonts w:ascii="Palatino Linotype" w:eastAsia="Palatino Linotype" w:hAnsi="Palatino Linotype" w:cs="Palatino Linotype"/>
          <w:b/>
          <w:bCs/>
          <w:i/>
          <w:iCs/>
          <w:lang w:val="en-GB"/>
          <w:rPrChange w:id="267" w:author="Alasdair Clarke" w:date="2016-02-03T14:28:00Z">
            <w:rPr>
              <w:rFonts w:ascii="Palatino Linotype" w:eastAsia="Palatino Linotype" w:hAnsi="Palatino Linotype" w:cs="Palatino Linotype"/>
              <w:b/>
              <w:bCs/>
              <w:i/>
              <w:iCs/>
              <w:lang w:val="it-IT"/>
            </w:rPr>
          </w:rPrChange>
        </w:rPr>
        <w:t>confint</w:t>
      </w:r>
      <w:proofErr w:type="spellEnd"/>
      <w:r w:rsidRPr="00E81BDA">
        <w:rPr>
          <w:rFonts w:ascii="Palatino Linotype" w:eastAsia="Palatino Linotype" w:hAnsi="Palatino Linotype" w:cs="Palatino Linotype"/>
          <w:lang w:val="en-GB"/>
          <w:rPrChange w:id="268" w:author="Alasdair Clarke" w:date="2016-02-03T14:28:00Z">
            <w:rPr>
              <w:rFonts w:ascii="Palatino Linotype" w:eastAsia="Palatino Linotype" w:hAnsi="Palatino Linotype" w:cs="Palatino Linotype"/>
            </w:rPr>
          </w:rPrChange>
        </w:rPr>
        <w:t xml:space="preserve"> function.</w:t>
      </w:r>
    </w:p>
    <w:p w14:paraId="5D745C4E" w14:textId="77777777" w:rsidR="00A54A15" w:rsidRPr="00E81BDA" w:rsidRDefault="00A54A15" w:rsidP="008D2AAF">
      <w:pPr>
        <w:pStyle w:val="BodyA"/>
        <w:spacing w:after="200" w:line="276" w:lineRule="auto"/>
        <w:ind w:firstLine="720"/>
        <w:jc w:val="both"/>
        <w:rPr>
          <w:rFonts w:ascii="Palatino Linotype" w:eastAsia="Palatino Linotype" w:hAnsi="Palatino Linotype" w:cs="Palatino Linotype"/>
          <w:lang w:val="en-GB"/>
          <w:rPrChange w:id="269"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70" w:author="Alasdair Clarke" w:date="2016-02-03T14:28:00Z">
            <w:rPr>
              <w:rFonts w:ascii="Palatino Linotype" w:eastAsia="Palatino Linotype" w:hAnsi="Palatino Linotype" w:cs="Palatino Linotype"/>
            </w:rPr>
          </w:rPrChange>
        </w:rPr>
        <w:t>Across all three experiments partici</w:t>
      </w:r>
      <w:r w:rsidR="00A34224" w:rsidRPr="00E81BDA">
        <w:rPr>
          <w:rFonts w:ascii="Palatino Linotype" w:eastAsia="Palatino Linotype" w:hAnsi="Palatino Linotype" w:cs="Palatino Linotype"/>
          <w:lang w:val="en-GB"/>
          <w:rPrChange w:id="271" w:author="Alasdair Clarke" w:date="2016-02-03T14:28:00Z">
            <w:rPr>
              <w:rFonts w:ascii="Palatino Linotype" w:eastAsia="Palatino Linotype" w:hAnsi="Palatino Linotype" w:cs="Palatino Linotype"/>
            </w:rPr>
          </w:rPrChange>
        </w:rPr>
        <w:t xml:space="preserve">pants are required to provide </w:t>
      </w:r>
      <w:r w:rsidRPr="00E81BDA">
        <w:rPr>
          <w:rFonts w:ascii="Palatino Linotype" w:eastAsia="Palatino Linotype" w:hAnsi="Palatino Linotype" w:cs="Palatino Linotype"/>
          <w:lang w:val="en-GB"/>
          <w:rPrChange w:id="272" w:author="Alasdair Clarke" w:date="2016-02-03T14:28:00Z">
            <w:rPr>
              <w:rFonts w:ascii="Palatino Linotype" w:eastAsia="Palatino Linotype" w:hAnsi="Palatino Linotype" w:cs="Palatino Linotype"/>
            </w:rPr>
          </w:rPrChange>
        </w:rPr>
        <w:t>binary response</w:t>
      </w:r>
      <w:r w:rsidR="00A34224" w:rsidRPr="00E81BDA">
        <w:rPr>
          <w:rFonts w:ascii="Palatino Linotype" w:eastAsia="Palatino Linotype" w:hAnsi="Palatino Linotype" w:cs="Palatino Linotype"/>
          <w:lang w:val="en-GB"/>
          <w:rPrChange w:id="273" w:author="Alasdair Clarke" w:date="2016-02-03T14:28:00Z">
            <w:rPr>
              <w:rFonts w:ascii="Palatino Linotype" w:eastAsia="Palatino Linotype" w:hAnsi="Palatino Linotype" w:cs="Palatino Linotype"/>
            </w:rPr>
          </w:rPrChange>
        </w:rPr>
        <w:t>s</w:t>
      </w:r>
      <w:r w:rsidRPr="00E81BDA">
        <w:rPr>
          <w:rFonts w:ascii="Palatino Linotype" w:eastAsia="Palatino Linotype" w:hAnsi="Palatino Linotype" w:cs="Palatino Linotype"/>
          <w:lang w:val="en-GB"/>
          <w:rPrChange w:id="274" w:author="Alasdair Clarke" w:date="2016-02-03T14:28:00Z">
            <w:rPr>
              <w:rFonts w:ascii="Palatino Linotype" w:eastAsia="Palatino Linotype" w:hAnsi="Palatino Linotype" w:cs="Palatino Linotype"/>
            </w:rPr>
          </w:rPrChange>
        </w:rPr>
        <w:t>. As such</w:t>
      </w:r>
      <w:r w:rsidR="00A34224" w:rsidRPr="00E81BDA">
        <w:rPr>
          <w:rFonts w:ascii="Palatino Linotype" w:eastAsia="Palatino Linotype" w:hAnsi="Palatino Linotype" w:cs="Palatino Linotype"/>
          <w:lang w:val="en-GB"/>
          <w:rPrChange w:id="275" w:author="Alasdair Clarke" w:date="2016-02-03T14:28:00Z">
            <w:rPr>
              <w:rFonts w:ascii="Palatino Linotype" w:eastAsia="Palatino Linotype" w:hAnsi="Palatino Linotype" w:cs="Palatino Linotype"/>
            </w:rPr>
          </w:rPrChange>
        </w:rPr>
        <w:t xml:space="preserve"> we will be using the classification technique used in Clarke, Mahon, Irvine and Hunt (2016). A</w:t>
      </w:r>
      <w:r w:rsidRPr="00E81BDA">
        <w:rPr>
          <w:rFonts w:ascii="Palatino Linotype" w:eastAsia="Palatino Linotype" w:hAnsi="Palatino Linotype" w:cs="Palatino Linotype"/>
          <w:lang w:val="en-GB"/>
          <w:rPrChange w:id="276" w:author="Alasdair Clarke" w:date="2016-02-03T14:28:00Z">
            <w:rPr>
              <w:rFonts w:ascii="Palatino Linotype" w:eastAsia="Palatino Linotype" w:hAnsi="Palatino Linotype" w:cs="Palatino Linotype"/>
            </w:rPr>
          </w:rPrChange>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sidRPr="00E81BDA">
        <w:rPr>
          <w:rFonts w:ascii="Palatino Linotype" w:eastAsia="Palatino Linotype" w:hAnsi="Palatino Linotype" w:cs="Palatino Linotype"/>
          <w:lang w:val="en-GB"/>
          <w:rPrChange w:id="277" w:author="Alasdair Clarke" w:date="2016-02-03T14:28:00Z">
            <w:rPr>
              <w:rFonts w:ascii="Palatino Linotype" w:eastAsia="Palatino Linotype" w:hAnsi="Palatino Linotype" w:cs="Palatino Linotype"/>
            </w:rPr>
          </w:rPrChange>
        </w:rPr>
        <w:t xml:space="preserve">participants say they made correct eye movements we should be able to counterbalance this. This method provides a more </w:t>
      </w:r>
      <w:r w:rsidRPr="00E81BDA">
        <w:rPr>
          <w:rFonts w:ascii="Palatino Linotype" w:eastAsia="Palatino Linotype" w:hAnsi="Palatino Linotype" w:cs="Palatino Linotype"/>
          <w:lang w:val="en-GB"/>
          <w:rPrChange w:id="278" w:author="Alasdair Clarke" w:date="2016-02-03T14:28:00Z">
            <w:rPr>
              <w:rFonts w:ascii="Palatino Linotype" w:eastAsia="Palatino Linotype" w:hAnsi="Palatino Linotype" w:cs="Palatino Linotype"/>
            </w:rPr>
          </w:rPrChange>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w:t>
      </w:r>
      <w:proofErr w:type="gramStart"/>
      <w:r w:rsidRPr="00E81BDA">
        <w:rPr>
          <w:rFonts w:ascii="Palatino Linotype" w:eastAsia="Palatino Linotype" w:hAnsi="Palatino Linotype" w:cs="Palatino Linotype"/>
          <w:lang w:val="en-GB"/>
          <w:rPrChange w:id="279" w:author="Alasdair Clarke" w:date="2016-02-03T14:28:00Z">
            <w:rPr>
              <w:rFonts w:ascii="Palatino Linotype" w:eastAsia="Palatino Linotype" w:hAnsi="Palatino Linotype" w:cs="Palatino Linotype"/>
            </w:rPr>
          </w:rPrChange>
        </w:rPr>
        <w:t>from</w:t>
      </w:r>
      <w:proofErr w:type="gramEnd"/>
      <w:r w:rsidRPr="00E81BDA">
        <w:rPr>
          <w:rFonts w:ascii="Palatino Linotype" w:eastAsia="Palatino Linotype" w:hAnsi="Palatino Linotype" w:cs="Palatino Linotype"/>
          <w:lang w:val="en-GB"/>
          <w:rPrChange w:id="280" w:author="Alasdair Clarke" w:date="2016-02-03T14:28:00Z">
            <w:rPr>
              <w:rFonts w:ascii="Palatino Linotype" w:eastAsia="Palatino Linotype" w:hAnsi="Palatino Linotype" w:cs="Palatino Linotype"/>
            </w:rPr>
          </w:rPrChange>
        </w:rPr>
        <w:t xml:space="preserve"> B, then the definitions are as follows: </w:t>
      </w:r>
    </w:p>
    <w:p w14:paraId="5406078F" w14:textId="77777777" w:rsidR="00A54A15" w:rsidRPr="00E81BDA" w:rsidRDefault="00A54A15" w:rsidP="008D2AAF">
      <w:pPr>
        <w:pStyle w:val="BodyA"/>
        <w:spacing w:after="200" w:line="276" w:lineRule="auto"/>
        <w:ind w:firstLine="720"/>
        <w:jc w:val="both"/>
        <w:rPr>
          <w:rFonts w:ascii="Palatino Linotype" w:eastAsia="Palatino Linotype" w:hAnsi="Palatino Linotype" w:cs="Palatino Linotype"/>
          <w:lang w:val="en-GB"/>
          <w:rPrChange w:id="281"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82" w:author="Alasdair Clarke" w:date="2016-02-03T14:28:00Z">
            <w:rPr>
              <w:rFonts w:ascii="Palatino Linotype" w:eastAsia="Palatino Linotype" w:hAnsi="Palatino Linotype" w:cs="Palatino Linotype"/>
            </w:rPr>
          </w:rPrChange>
        </w:rPr>
        <w:t>•</w:t>
      </w:r>
      <w:r w:rsidRPr="00E81BDA">
        <w:rPr>
          <w:rFonts w:ascii="Palatino Linotype" w:eastAsia="Palatino Linotype" w:hAnsi="Palatino Linotype" w:cs="Palatino Linotype"/>
          <w:lang w:val="en-GB"/>
          <w:rPrChange w:id="283" w:author="Alasdair Clarke" w:date="2016-02-03T14:28:00Z">
            <w:rPr>
              <w:rFonts w:ascii="Palatino Linotype" w:eastAsia="Palatino Linotype" w:hAnsi="Palatino Linotype" w:cs="Palatino Linotype"/>
            </w:rPr>
          </w:rPrChange>
        </w:rPr>
        <w:tab/>
        <w:t>Accuracy: the proportion of all items successfully classified.</w:t>
      </w:r>
    </w:p>
    <w:p w14:paraId="065CD005" w14:textId="77777777" w:rsidR="00A54A15" w:rsidRPr="00E81BDA" w:rsidRDefault="00A54A15" w:rsidP="008D2AAF">
      <w:pPr>
        <w:pStyle w:val="BodyA"/>
        <w:spacing w:after="200" w:line="276" w:lineRule="auto"/>
        <w:ind w:firstLine="720"/>
        <w:jc w:val="both"/>
        <w:rPr>
          <w:rFonts w:ascii="Palatino Linotype" w:eastAsia="Palatino Linotype" w:hAnsi="Palatino Linotype" w:cs="Palatino Linotype"/>
          <w:lang w:val="en-GB"/>
          <w:rPrChange w:id="284" w:author="Alasdair Clarke" w:date="2016-02-03T14:28:00Z">
            <w:rPr>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85" w:author="Alasdair Clarke" w:date="2016-02-03T14:28:00Z">
            <w:rPr>
              <w:rFonts w:ascii="Palatino Linotype" w:eastAsia="Palatino Linotype" w:hAnsi="Palatino Linotype" w:cs="Palatino Linotype"/>
            </w:rPr>
          </w:rPrChange>
        </w:rPr>
        <w:t>•</w:t>
      </w:r>
      <w:r w:rsidRPr="00E81BDA">
        <w:rPr>
          <w:rFonts w:ascii="Palatino Linotype" w:eastAsia="Palatino Linotype" w:hAnsi="Palatino Linotype" w:cs="Palatino Linotype"/>
          <w:lang w:val="en-GB"/>
          <w:rPrChange w:id="286" w:author="Alasdair Clarke" w:date="2016-02-03T14:28:00Z">
            <w:rPr>
              <w:rFonts w:ascii="Palatino Linotype" w:eastAsia="Palatino Linotype" w:hAnsi="Palatino Linotype" w:cs="Palatino Linotype"/>
            </w:rPr>
          </w:rPrChange>
        </w:rPr>
        <w:tab/>
        <w:t xml:space="preserve">Precision: the proportion items classified as A that are actually A. </w:t>
      </w:r>
    </w:p>
    <w:p w14:paraId="31A505D7" w14:textId="77777777" w:rsidR="00A54A15" w:rsidRPr="00E81BDA" w:rsidDel="00C5499A" w:rsidRDefault="00A54A15" w:rsidP="008D2AAF">
      <w:pPr>
        <w:pStyle w:val="BodyA"/>
        <w:spacing w:after="200" w:line="276" w:lineRule="auto"/>
        <w:ind w:firstLine="720"/>
        <w:jc w:val="both"/>
        <w:rPr>
          <w:del w:id="287" w:author="Alasdair Clarke" w:date="2016-02-03T13:13:00Z"/>
          <w:rFonts w:ascii="Palatino Linotype" w:eastAsia="Palatino Linotype" w:hAnsi="Palatino Linotype" w:cs="Palatino Linotype"/>
          <w:lang w:val="en-GB"/>
          <w:rPrChange w:id="288" w:author="Alasdair Clarke" w:date="2016-02-03T14:28:00Z">
            <w:rPr>
              <w:del w:id="289" w:author="Alasdair Clarke" w:date="2016-02-03T13:13:00Z"/>
              <w:rFonts w:ascii="Palatino Linotype" w:eastAsia="Palatino Linotype" w:hAnsi="Palatino Linotype" w:cs="Palatino Linotype"/>
            </w:rPr>
          </w:rPrChange>
        </w:rPr>
      </w:pPr>
      <w:r w:rsidRPr="00E81BDA">
        <w:rPr>
          <w:rFonts w:ascii="Palatino Linotype" w:eastAsia="Palatino Linotype" w:hAnsi="Palatino Linotype" w:cs="Palatino Linotype"/>
          <w:lang w:val="en-GB"/>
          <w:rPrChange w:id="290" w:author="Alasdair Clarke" w:date="2016-02-03T14:28:00Z">
            <w:rPr>
              <w:rFonts w:ascii="Palatino Linotype" w:eastAsia="Palatino Linotype" w:hAnsi="Palatino Linotype" w:cs="Palatino Linotype"/>
            </w:rPr>
          </w:rPrChange>
        </w:rPr>
        <w:t>•</w:t>
      </w:r>
      <w:r w:rsidRPr="00E81BDA">
        <w:rPr>
          <w:rFonts w:ascii="Palatino Linotype" w:eastAsia="Palatino Linotype" w:hAnsi="Palatino Linotype" w:cs="Palatino Linotype"/>
          <w:lang w:val="en-GB"/>
          <w:rPrChange w:id="291" w:author="Alasdair Clarke" w:date="2016-02-03T14:28:00Z">
            <w:rPr>
              <w:rFonts w:ascii="Palatino Linotype" w:eastAsia="Palatino Linotype" w:hAnsi="Palatino Linotype" w:cs="Palatino Linotype"/>
            </w:rPr>
          </w:rPrChange>
        </w:rPr>
        <w:tab/>
        <w:t>Recall: the proportion of items belonging to class A that are classified as A.</w:t>
      </w:r>
    </w:p>
    <w:p w14:paraId="22DDE186" w14:textId="77777777" w:rsidR="00D21032" w:rsidRPr="00E81BDA" w:rsidRDefault="00D21032" w:rsidP="00C5499A">
      <w:pPr>
        <w:pStyle w:val="BodyA"/>
        <w:spacing w:after="200" w:line="276" w:lineRule="auto"/>
        <w:ind w:firstLine="720"/>
        <w:jc w:val="both"/>
        <w:rPr>
          <w:rFonts w:ascii="Palatino Linotype" w:eastAsia="Palatino Linotype" w:hAnsi="Palatino Linotype" w:cs="Palatino Linotype"/>
          <w:lang w:val="en-GB"/>
          <w:rPrChange w:id="292" w:author="Alasdair Clarke" w:date="2016-02-03T14:28:00Z">
            <w:rPr>
              <w:rFonts w:ascii="Palatino Linotype" w:eastAsia="Palatino Linotype" w:hAnsi="Palatino Linotype" w:cs="Palatino Linotype"/>
            </w:rPr>
          </w:rPrChange>
        </w:rPr>
      </w:pPr>
    </w:p>
    <w:p w14:paraId="3521920B" w14:textId="77777777" w:rsidR="00D21032" w:rsidRPr="00E81BDA" w:rsidRDefault="009307AE" w:rsidP="008D2AAF">
      <w:pPr>
        <w:pStyle w:val="Heading"/>
        <w:keepLines/>
        <w:spacing w:before="480"/>
        <w:ind w:firstLine="720"/>
        <w:jc w:val="both"/>
        <w:rPr>
          <w:rFonts w:ascii="Palatino Linotype" w:eastAsia="Palatino Linotype" w:hAnsi="Palatino Linotype" w:cs="Palatino Linotype"/>
          <w:sz w:val="32"/>
          <w:szCs w:val="32"/>
          <w:lang w:val="en-GB"/>
          <w:rPrChange w:id="293" w:author="Alasdair Clarke" w:date="2016-02-03T14:28:00Z">
            <w:rPr>
              <w:rFonts w:ascii="Palatino Linotype" w:eastAsia="Palatino Linotype" w:hAnsi="Palatino Linotype" w:cs="Palatino Linotype"/>
              <w:sz w:val="32"/>
              <w:szCs w:val="32"/>
            </w:rPr>
          </w:rPrChange>
        </w:rPr>
      </w:pPr>
      <w:r w:rsidRPr="00E81BDA">
        <w:rPr>
          <w:rFonts w:ascii="Palatino Linotype" w:eastAsia="Palatino Linotype" w:hAnsi="Palatino Linotype" w:cs="Palatino Linotype"/>
          <w:sz w:val="32"/>
          <w:szCs w:val="32"/>
          <w:lang w:val="en-GB"/>
          <w:rPrChange w:id="294" w:author="Alasdair Clarke" w:date="2016-02-03T14:28:00Z">
            <w:rPr>
              <w:rFonts w:ascii="Palatino Linotype" w:eastAsia="Palatino Linotype" w:hAnsi="Palatino Linotype" w:cs="Palatino Linotype"/>
              <w:sz w:val="32"/>
              <w:szCs w:val="32"/>
            </w:rPr>
          </w:rPrChange>
        </w:rPr>
        <w:t>Experiment 1: Oculomotor Capture</w:t>
      </w:r>
    </w:p>
    <w:p w14:paraId="63EC8AF5" w14:textId="77777777" w:rsidR="00897098" w:rsidRPr="00E81BDA" w:rsidRDefault="00897098" w:rsidP="008D2AAF">
      <w:pPr>
        <w:pStyle w:val="BodyA"/>
        <w:jc w:val="both"/>
        <w:rPr>
          <w:lang w:val="en-GB"/>
          <w:rPrChange w:id="295" w:author="Alasdair Clarke" w:date="2016-02-03T14:28:00Z">
            <w:rPr/>
          </w:rPrChange>
        </w:rPr>
      </w:pPr>
    </w:p>
    <w:p w14:paraId="049BC67A" w14:textId="066272A4" w:rsidR="00897098" w:rsidRPr="00E81BDA" w:rsidRDefault="00CD42F3" w:rsidP="008D2AAF">
      <w:pPr>
        <w:pStyle w:val="Body"/>
        <w:rPr>
          <w:sz w:val="22"/>
          <w:szCs w:val="22"/>
          <w:lang w:val="en-GB"/>
          <w:rPrChange w:id="296" w:author="Alasdair Clarke" w:date="2016-02-03T14:28:00Z">
            <w:rPr>
              <w:sz w:val="22"/>
              <w:szCs w:val="22"/>
            </w:rPr>
          </w:rPrChange>
        </w:rPr>
      </w:pPr>
      <w:r w:rsidRPr="00E81BDA">
        <w:rPr>
          <w:sz w:val="22"/>
          <w:szCs w:val="22"/>
          <w:lang w:val="en-GB"/>
          <w:rPrChange w:id="297" w:author="Alasdair Clarke" w:date="2016-02-03T14:28:00Z">
            <w:rPr>
              <w:sz w:val="22"/>
              <w:szCs w:val="22"/>
            </w:rPr>
          </w:rPrChange>
        </w:rPr>
        <w:t>It has been suggested that</w:t>
      </w:r>
      <w:r w:rsidR="00AE2ADD" w:rsidRPr="00E81BDA">
        <w:rPr>
          <w:sz w:val="22"/>
          <w:szCs w:val="22"/>
          <w:lang w:val="en-GB"/>
          <w:rPrChange w:id="298" w:author="Alasdair Clarke" w:date="2016-02-03T14:28:00Z">
            <w:rPr>
              <w:sz w:val="22"/>
              <w:szCs w:val="22"/>
            </w:rPr>
          </w:rPrChange>
        </w:rPr>
        <w:t xml:space="preserve"> participants in oculomotor capture experiments are not aware of their eyes persistently being misdirected towards i</w:t>
      </w:r>
      <w:r w:rsidRPr="00E81BDA">
        <w:rPr>
          <w:sz w:val="22"/>
          <w:szCs w:val="22"/>
          <w:lang w:val="en-GB"/>
          <w:rPrChange w:id="299" w:author="Alasdair Clarke" w:date="2016-02-03T14:28:00Z">
            <w:rPr>
              <w:sz w:val="22"/>
              <w:szCs w:val="22"/>
            </w:rPr>
          </w:rPrChange>
        </w:rPr>
        <w:t>rrelevant sudden onsets when</w:t>
      </w:r>
      <w:r w:rsidR="00093B15" w:rsidRPr="00E81BDA">
        <w:rPr>
          <w:sz w:val="22"/>
          <w:szCs w:val="22"/>
          <w:lang w:val="en-GB"/>
          <w:rPrChange w:id="300" w:author="Alasdair Clarke" w:date="2016-02-03T14:28:00Z">
            <w:rPr>
              <w:sz w:val="22"/>
              <w:szCs w:val="22"/>
            </w:rPr>
          </w:rPrChange>
        </w:rPr>
        <w:t xml:space="preserve"> instructed</w:t>
      </w:r>
      <w:r w:rsidRPr="00E81BDA">
        <w:rPr>
          <w:sz w:val="22"/>
          <w:szCs w:val="22"/>
          <w:lang w:val="en-GB"/>
          <w:rPrChange w:id="301" w:author="Alasdair Clarke" w:date="2016-02-03T14:28:00Z">
            <w:rPr>
              <w:sz w:val="22"/>
              <w:szCs w:val="22"/>
            </w:rPr>
          </w:rPrChange>
        </w:rPr>
        <w:t xml:space="preserve"> </w:t>
      </w:r>
      <w:r w:rsidR="00AE2ADD" w:rsidRPr="00E81BDA">
        <w:rPr>
          <w:sz w:val="22"/>
          <w:szCs w:val="22"/>
          <w:lang w:val="en-GB"/>
          <w:rPrChange w:id="302" w:author="Alasdair Clarke" w:date="2016-02-03T14:28:00Z">
            <w:rPr>
              <w:sz w:val="22"/>
              <w:szCs w:val="22"/>
            </w:rPr>
          </w:rPrChange>
        </w:rPr>
        <w:t xml:space="preserve">to look at a </w:t>
      </w:r>
      <w:proofErr w:type="spellStart"/>
      <w:r w:rsidR="00AE2ADD" w:rsidRPr="00E81BDA">
        <w:rPr>
          <w:sz w:val="22"/>
          <w:szCs w:val="22"/>
          <w:lang w:val="en-GB"/>
          <w:rPrChange w:id="303" w:author="Alasdair Clarke" w:date="2016-02-03T14:28:00Z">
            <w:rPr>
              <w:sz w:val="22"/>
              <w:szCs w:val="22"/>
            </w:rPr>
          </w:rPrChange>
        </w:rPr>
        <w:t>color</w:t>
      </w:r>
      <w:proofErr w:type="spellEnd"/>
      <w:r w:rsidR="00AE2ADD" w:rsidRPr="00E81BDA">
        <w:rPr>
          <w:sz w:val="22"/>
          <w:szCs w:val="22"/>
          <w:lang w:val="en-GB"/>
          <w:rPrChange w:id="304" w:author="Alasdair Clarke" w:date="2016-02-03T14:28:00Z">
            <w:rPr>
              <w:sz w:val="22"/>
              <w:szCs w:val="22"/>
            </w:rPr>
          </w:rPrChange>
        </w:rPr>
        <w:t xml:space="preserve"> singleton</w:t>
      </w:r>
      <w:r w:rsidRPr="00E81BDA">
        <w:rPr>
          <w:sz w:val="22"/>
          <w:szCs w:val="22"/>
          <w:lang w:val="en-GB"/>
          <w:rPrChange w:id="305" w:author="Alasdair Clarke" w:date="2016-02-03T14:28:00Z">
            <w:rPr>
              <w:sz w:val="22"/>
              <w:szCs w:val="22"/>
            </w:rPr>
          </w:rPrChange>
        </w:rPr>
        <w:t xml:space="preserve"> (reference)</w:t>
      </w:r>
      <w:r w:rsidR="00AE2ADD" w:rsidRPr="00E81BDA">
        <w:rPr>
          <w:sz w:val="22"/>
          <w:szCs w:val="22"/>
          <w:lang w:val="en-GB"/>
          <w:rPrChange w:id="306" w:author="Alasdair Clarke" w:date="2016-02-03T14:28:00Z">
            <w:rPr>
              <w:sz w:val="22"/>
              <w:szCs w:val="22"/>
            </w:rPr>
          </w:rPrChange>
        </w:rPr>
        <w:t>. Th</w:t>
      </w:r>
      <w:r w:rsidRPr="00E81BDA">
        <w:rPr>
          <w:sz w:val="22"/>
          <w:szCs w:val="22"/>
          <w:lang w:val="en-GB"/>
          <w:rPrChange w:id="307" w:author="Alasdair Clarke" w:date="2016-02-03T14:28:00Z">
            <w:rPr>
              <w:sz w:val="22"/>
              <w:szCs w:val="22"/>
            </w:rPr>
          </w:rPrChange>
        </w:rPr>
        <w:t>is was originally</w:t>
      </w:r>
      <w:r w:rsidR="00AE2ADD" w:rsidRPr="00E81BDA">
        <w:rPr>
          <w:sz w:val="22"/>
          <w:szCs w:val="22"/>
          <w:lang w:val="en-GB"/>
          <w:rPrChange w:id="308" w:author="Alasdair Clarke" w:date="2016-02-03T14:28:00Z">
            <w:rPr>
              <w:sz w:val="22"/>
              <w:szCs w:val="22"/>
            </w:rPr>
          </w:rPrChange>
        </w:rPr>
        <w:t xml:space="preserve"> based on subjective reports collected from simply asking participants during debriefing if they were aware of their errors during the experiment</w:t>
      </w:r>
      <w:r w:rsidRPr="00E81BDA">
        <w:rPr>
          <w:sz w:val="22"/>
          <w:szCs w:val="22"/>
          <w:lang w:val="en-GB"/>
          <w:rPrChange w:id="309" w:author="Alasdair Clarke" w:date="2016-02-03T14:28:00Z">
            <w:rPr>
              <w:sz w:val="22"/>
              <w:szCs w:val="22"/>
            </w:rPr>
          </w:rPrChange>
        </w:rPr>
        <w:t xml:space="preserve"> (</w:t>
      </w:r>
      <w:proofErr w:type="spellStart"/>
      <w:r w:rsidRPr="00E81BDA">
        <w:rPr>
          <w:sz w:val="22"/>
          <w:szCs w:val="22"/>
          <w:lang w:val="en-GB"/>
          <w:rPrChange w:id="310" w:author="Alasdair Clarke" w:date="2016-02-03T14:28:00Z">
            <w:rPr>
              <w:sz w:val="22"/>
              <w:szCs w:val="22"/>
            </w:rPr>
          </w:rPrChange>
        </w:rPr>
        <w:t>Theeuwes</w:t>
      </w:r>
      <w:proofErr w:type="spellEnd"/>
      <w:r w:rsidRPr="00E81BDA">
        <w:rPr>
          <w:sz w:val="22"/>
          <w:szCs w:val="22"/>
          <w:lang w:val="en-GB"/>
          <w:rPrChange w:id="311" w:author="Alasdair Clarke" w:date="2016-02-03T14:28:00Z">
            <w:rPr>
              <w:sz w:val="22"/>
              <w:szCs w:val="22"/>
            </w:rPr>
          </w:rPrChange>
        </w:rPr>
        <w:t xml:space="preserve"> et al., 1998)</w:t>
      </w:r>
      <w:r w:rsidR="00AE2ADD" w:rsidRPr="00E81BDA">
        <w:rPr>
          <w:sz w:val="22"/>
          <w:szCs w:val="22"/>
          <w:lang w:val="en-GB"/>
          <w:rPrChange w:id="312" w:author="Alasdair Clarke" w:date="2016-02-03T14:28:00Z">
            <w:rPr>
              <w:sz w:val="22"/>
              <w:szCs w:val="22"/>
            </w:rPr>
          </w:rPrChange>
        </w:rPr>
        <w:t xml:space="preserve">. </w:t>
      </w:r>
      <w:r w:rsidRPr="00E81BDA">
        <w:rPr>
          <w:sz w:val="22"/>
          <w:szCs w:val="22"/>
          <w:lang w:val="en-GB"/>
          <w:rPrChange w:id="313" w:author="Alasdair Clarke" w:date="2016-02-03T14:28:00Z">
            <w:rPr>
              <w:sz w:val="22"/>
              <w:szCs w:val="22"/>
            </w:rPr>
          </w:rPrChange>
        </w:rPr>
        <w:t xml:space="preserve">More recently </w:t>
      </w:r>
      <w:proofErr w:type="spellStart"/>
      <w:r w:rsidRPr="00E81BDA">
        <w:rPr>
          <w:sz w:val="22"/>
          <w:szCs w:val="22"/>
          <w:lang w:val="en-GB"/>
          <w:rPrChange w:id="314" w:author="Alasdair Clarke" w:date="2016-02-03T14:28:00Z">
            <w:rPr>
              <w:sz w:val="22"/>
              <w:szCs w:val="22"/>
            </w:rPr>
          </w:rPrChange>
        </w:rPr>
        <w:t>Belopolsky</w:t>
      </w:r>
      <w:proofErr w:type="spellEnd"/>
      <w:r w:rsidRPr="00E81BDA">
        <w:rPr>
          <w:sz w:val="22"/>
          <w:szCs w:val="22"/>
          <w:lang w:val="en-GB"/>
          <w:rPrChange w:id="315" w:author="Alasdair Clarke" w:date="2016-02-03T14:28:00Z">
            <w:rPr>
              <w:sz w:val="22"/>
              <w:szCs w:val="22"/>
            </w:rPr>
          </w:rPrChange>
        </w:rPr>
        <w:t xml:space="preserve">, Kramer and </w:t>
      </w:r>
      <w:proofErr w:type="spellStart"/>
      <w:r w:rsidRPr="00E81BDA">
        <w:rPr>
          <w:sz w:val="22"/>
          <w:szCs w:val="22"/>
          <w:lang w:val="en-GB"/>
          <w:rPrChange w:id="316" w:author="Alasdair Clarke" w:date="2016-02-03T14:28:00Z">
            <w:rPr>
              <w:sz w:val="22"/>
              <w:szCs w:val="22"/>
            </w:rPr>
          </w:rPrChange>
        </w:rPr>
        <w:t>Theeuwes</w:t>
      </w:r>
      <w:proofErr w:type="spellEnd"/>
      <w:r w:rsidRPr="00E81BDA">
        <w:rPr>
          <w:sz w:val="22"/>
          <w:szCs w:val="22"/>
          <w:lang w:val="en-GB"/>
          <w:rPrChange w:id="317" w:author="Alasdair Clarke" w:date="2016-02-03T14:28:00Z">
            <w:rPr>
              <w:sz w:val="22"/>
              <w:szCs w:val="22"/>
            </w:rPr>
          </w:rPrChange>
        </w:rPr>
        <w:t xml:space="preserve">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E81BDA">
        <w:rPr>
          <w:sz w:val="22"/>
          <w:szCs w:val="22"/>
          <w:lang w:val="en-GB"/>
          <w:rPrChange w:id="318" w:author="Alasdair Clarke" w:date="2016-02-03T14:28:00Z">
            <w:rPr>
              <w:sz w:val="22"/>
              <w:szCs w:val="22"/>
            </w:rPr>
          </w:rPrChange>
        </w:rPr>
        <w:t>erroneous</w:t>
      </w:r>
      <w:r w:rsidRPr="00E81BDA">
        <w:rPr>
          <w:sz w:val="22"/>
          <w:szCs w:val="22"/>
          <w:lang w:val="en-GB"/>
          <w:rPrChange w:id="319" w:author="Alasdair Clarke" w:date="2016-02-03T14:28:00Z">
            <w:rPr>
              <w:sz w:val="22"/>
              <w:szCs w:val="22"/>
            </w:rPr>
          </w:rPrChange>
        </w:rPr>
        <w:t xml:space="preserve"> movement to a circle other than the target or distracto</w:t>
      </w:r>
      <w:r w:rsidR="00093B15" w:rsidRPr="00E81BDA">
        <w:rPr>
          <w:sz w:val="22"/>
          <w:szCs w:val="22"/>
          <w:lang w:val="en-GB"/>
          <w:rPrChange w:id="320" w:author="Alasdair Clarke" w:date="2016-02-03T14:28:00Z">
            <w:rPr>
              <w:sz w:val="22"/>
              <w:szCs w:val="22"/>
            </w:rPr>
          </w:rPrChange>
        </w:rPr>
        <w:t>r they correctly identified these errors in</w:t>
      </w:r>
      <w:r w:rsidRPr="00E81BDA">
        <w:rPr>
          <w:sz w:val="22"/>
          <w:szCs w:val="22"/>
          <w:lang w:val="en-GB"/>
          <w:rPrChange w:id="321" w:author="Alasdair Clarke" w:date="2016-02-03T14:28:00Z">
            <w:rPr>
              <w:sz w:val="22"/>
              <w:szCs w:val="22"/>
            </w:rPr>
          </w:rPrChange>
        </w:rPr>
        <w:t xml:space="preserve"> 5% of trials. Within this study distractor onsets were limited to 90</w:t>
      </w:r>
      <w:ins w:id="322" w:author="Alasdair Clarke" w:date="2016-02-03T13:18:00Z">
        <w:r w:rsidR="00C5499A" w:rsidRPr="00E81BDA">
          <w:rPr>
            <w:sz w:val="22"/>
            <w:szCs w:val="22"/>
            <w:lang w:val="en-GB"/>
            <w:rPrChange w:id="323" w:author="Alasdair Clarke" w:date="2016-02-03T14:28:00Z">
              <w:rPr>
                <w:sz w:val="22"/>
                <w:szCs w:val="22"/>
              </w:rPr>
            </w:rPrChange>
          </w:rPr>
          <w:sym w:font="Symbol" w:char="F0B0"/>
        </w:r>
      </w:ins>
      <w:r w:rsidRPr="00E81BDA">
        <w:rPr>
          <w:sz w:val="22"/>
          <w:szCs w:val="22"/>
          <w:lang w:val="en-GB"/>
          <w:rPrChange w:id="324" w:author="Alasdair Clarke" w:date="2016-02-03T14:28:00Z">
            <w:rPr>
              <w:sz w:val="22"/>
              <w:szCs w:val="22"/>
            </w:rPr>
          </w:rPrChange>
        </w:rPr>
        <w:t xml:space="preserve"> or 150</w:t>
      </w:r>
      <w:ins w:id="325" w:author="Alasdair Clarke" w:date="2016-02-03T13:18:00Z">
        <w:r w:rsidR="00C5499A" w:rsidRPr="00E81BDA">
          <w:rPr>
            <w:sz w:val="22"/>
            <w:szCs w:val="22"/>
            <w:lang w:val="en-GB"/>
            <w:rPrChange w:id="326" w:author="Alasdair Clarke" w:date="2016-02-03T14:28:00Z">
              <w:rPr>
                <w:sz w:val="22"/>
                <w:szCs w:val="22"/>
              </w:rPr>
            </w:rPrChange>
          </w:rPr>
          <w:sym w:font="Symbol" w:char="F0B0"/>
        </w:r>
      </w:ins>
      <w:del w:id="327" w:author="Alasdair Clarke" w:date="2016-02-03T13:18:00Z">
        <w:r w:rsidRPr="00E81BDA" w:rsidDel="00C5499A">
          <w:rPr>
            <w:sz w:val="22"/>
            <w:szCs w:val="22"/>
            <w:lang w:val="en-GB"/>
            <w:rPrChange w:id="328" w:author="Alasdair Clarke" w:date="2016-02-03T14:28:00Z">
              <w:rPr>
                <w:sz w:val="22"/>
                <w:szCs w:val="22"/>
              </w:rPr>
            </w:rPrChange>
          </w:rPr>
          <w:delText xml:space="preserve"> degrees</w:delText>
        </w:r>
      </w:del>
      <w:r w:rsidRPr="00E81BDA">
        <w:rPr>
          <w:sz w:val="22"/>
          <w:szCs w:val="22"/>
          <w:lang w:val="en-GB"/>
          <w:rPrChange w:id="329" w:author="Alasdair Clarke" w:date="2016-02-03T14:28:00Z">
            <w:rPr>
              <w:sz w:val="22"/>
              <w:szCs w:val="22"/>
            </w:rPr>
          </w:rPrChange>
        </w:rPr>
        <w:t xml:space="preserve"> from the colour singleton. It has been previously shown that oculomotor capture occurs most when the distractor is presented at 30</w:t>
      </w:r>
      <w:ins w:id="330" w:author="Alasdair Clarke" w:date="2016-02-03T13:19:00Z">
        <w:r w:rsidR="00C5499A" w:rsidRPr="00E81BDA">
          <w:rPr>
            <w:sz w:val="22"/>
            <w:szCs w:val="22"/>
            <w:lang w:val="en-GB"/>
            <w:rPrChange w:id="331" w:author="Alasdair Clarke" w:date="2016-02-03T14:28:00Z">
              <w:rPr>
                <w:sz w:val="22"/>
                <w:szCs w:val="22"/>
              </w:rPr>
            </w:rPrChange>
          </w:rPr>
          <w:sym w:font="Symbol" w:char="F0B0"/>
        </w:r>
      </w:ins>
      <w:del w:id="332" w:author="Alasdair Clarke" w:date="2016-02-03T13:19:00Z">
        <w:r w:rsidRPr="00E81BDA" w:rsidDel="00C5499A">
          <w:rPr>
            <w:sz w:val="22"/>
            <w:szCs w:val="22"/>
            <w:lang w:val="en-GB"/>
            <w:rPrChange w:id="333" w:author="Alasdair Clarke" w:date="2016-02-03T14:28:00Z">
              <w:rPr>
                <w:sz w:val="22"/>
                <w:szCs w:val="22"/>
              </w:rPr>
            </w:rPrChange>
          </w:rPr>
          <w:delText xml:space="preserve"> degrees</w:delText>
        </w:r>
      </w:del>
      <w:r w:rsidRPr="00E81BDA">
        <w:rPr>
          <w:sz w:val="22"/>
          <w:szCs w:val="22"/>
          <w:lang w:val="en-GB"/>
          <w:rPrChange w:id="334" w:author="Alasdair Clarke" w:date="2016-02-03T14:28:00Z">
            <w:rPr>
              <w:sz w:val="22"/>
              <w:szCs w:val="22"/>
            </w:rPr>
          </w:rPrChange>
        </w:rPr>
        <w:t xml:space="preserve"> from th</w:t>
      </w:r>
      <w:r w:rsidR="00093B15" w:rsidRPr="00E81BDA">
        <w:rPr>
          <w:sz w:val="22"/>
          <w:szCs w:val="22"/>
          <w:lang w:val="en-GB"/>
          <w:rPrChange w:id="335" w:author="Alasdair Clarke" w:date="2016-02-03T14:28:00Z">
            <w:rPr>
              <w:sz w:val="22"/>
              <w:szCs w:val="22"/>
            </w:rPr>
          </w:rPrChange>
        </w:rPr>
        <w:t>e colour singleton however this location and others</w:t>
      </w:r>
      <w:r w:rsidRPr="00E81BDA">
        <w:rPr>
          <w:sz w:val="22"/>
          <w:szCs w:val="22"/>
          <w:lang w:val="en-GB"/>
          <w:rPrChange w:id="336" w:author="Alasdair Clarke" w:date="2016-02-03T14:28:00Z">
            <w:rPr>
              <w:sz w:val="22"/>
              <w:szCs w:val="22"/>
            </w:rPr>
          </w:rPrChange>
        </w:rPr>
        <w:t xml:space="preserve"> were not examined. Our st</w:t>
      </w:r>
      <w:r w:rsidR="00893A16" w:rsidRPr="00E81BDA">
        <w:rPr>
          <w:sz w:val="22"/>
          <w:szCs w:val="22"/>
          <w:lang w:val="en-GB"/>
          <w:rPrChange w:id="337" w:author="Alasdair Clarke" w:date="2016-02-03T14:28:00Z">
            <w:rPr>
              <w:sz w:val="22"/>
              <w:szCs w:val="22"/>
            </w:rPr>
          </w:rPrChange>
        </w:rPr>
        <w:t xml:space="preserve">udy </w:t>
      </w:r>
      <w:r w:rsidR="00AE2ADD" w:rsidRPr="00E81BDA">
        <w:rPr>
          <w:sz w:val="22"/>
          <w:szCs w:val="22"/>
          <w:lang w:val="en-GB"/>
          <w:rPrChange w:id="338" w:author="Alasdair Clarke" w:date="2016-02-03T14:28:00Z">
            <w:rPr>
              <w:sz w:val="22"/>
              <w:szCs w:val="22"/>
            </w:rPr>
          </w:rPrChange>
        </w:rPr>
        <w:t>sought to gather a more precise and immediate estimate of how aware participants are of their own erroneous saccades. If pa</w:t>
      </w:r>
      <w:r w:rsidR="00893A16" w:rsidRPr="00E81BDA">
        <w:rPr>
          <w:sz w:val="22"/>
          <w:szCs w:val="22"/>
          <w:lang w:val="en-GB"/>
          <w:rPrChange w:id="339" w:author="Alasdair Clarke" w:date="2016-02-03T14:28:00Z">
            <w:rPr>
              <w:sz w:val="22"/>
              <w:szCs w:val="22"/>
            </w:rPr>
          </w:rPrChange>
        </w:rPr>
        <w:t xml:space="preserve">rticipants are truly unaware their eyes being </w:t>
      </w:r>
      <w:r w:rsidR="00AE2ADD" w:rsidRPr="00E81BDA">
        <w:rPr>
          <w:sz w:val="22"/>
          <w:szCs w:val="22"/>
          <w:lang w:val="en-GB"/>
          <w:rPrChange w:id="340" w:author="Alasdair Clarke" w:date="2016-02-03T14:28:00Z">
            <w:rPr>
              <w:sz w:val="22"/>
              <w:szCs w:val="22"/>
            </w:rPr>
          </w:rPrChange>
        </w:rPr>
        <w:t>capture</w:t>
      </w:r>
      <w:r w:rsidR="00893A16" w:rsidRPr="00E81BDA">
        <w:rPr>
          <w:sz w:val="22"/>
          <w:szCs w:val="22"/>
          <w:lang w:val="en-GB"/>
          <w:rPrChange w:id="341" w:author="Alasdair Clarke" w:date="2016-02-03T14:28:00Z">
            <w:rPr>
              <w:sz w:val="22"/>
              <w:szCs w:val="22"/>
            </w:rPr>
          </w:rPrChange>
        </w:rPr>
        <w:t>d</w:t>
      </w:r>
      <w:r w:rsidR="00AE2ADD" w:rsidRPr="00E81BDA">
        <w:rPr>
          <w:sz w:val="22"/>
          <w:szCs w:val="22"/>
          <w:lang w:val="en-GB"/>
          <w:rPrChange w:id="342" w:author="Alasdair Clarke" w:date="2016-02-03T14:28:00Z">
            <w:rPr>
              <w:sz w:val="22"/>
              <w:szCs w:val="22"/>
            </w:rPr>
          </w:rPrChange>
        </w:rPr>
        <w:t xml:space="preserve">, as the </w:t>
      </w:r>
      <w:proofErr w:type="spellStart"/>
      <w:r w:rsidR="00AE2ADD" w:rsidRPr="00E81BDA">
        <w:rPr>
          <w:sz w:val="22"/>
          <w:szCs w:val="22"/>
          <w:lang w:val="en-GB"/>
          <w:rPrChange w:id="343" w:author="Alasdair Clarke" w:date="2016-02-03T14:28:00Z">
            <w:rPr>
              <w:sz w:val="22"/>
              <w:szCs w:val="22"/>
            </w:rPr>
          </w:rPrChange>
        </w:rPr>
        <w:t>Theeuwes</w:t>
      </w:r>
      <w:proofErr w:type="spellEnd"/>
      <w:r w:rsidR="00AE2ADD" w:rsidRPr="00E81BDA">
        <w:rPr>
          <w:sz w:val="22"/>
          <w:szCs w:val="22"/>
          <w:lang w:val="en-GB"/>
          <w:rPrChange w:id="344" w:author="Alasdair Clarke" w:date="2016-02-03T14:28:00Z">
            <w:rPr>
              <w:sz w:val="22"/>
              <w:szCs w:val="22"/>
            </w:rPr>
          </w:rPrChange>
        </w:rPr>
        <w:t xml:space="preserve"> et al (1998) anecdotal reports suggest, then participants should identify the vast majority of the trials as “good”, even when the eyes were misdirected to the irrelevant onset.</w:t>
      </w:r>
    </w:p>
    <w:p w14:paraId="6719F841" w14:textId="77777777" w:rsidR="00897098" w:rsidRPr="00E81BDA" w:rsidRDefault="00897098" w:rsidP="008D2AAF">
      <w:pPr>
        <w:pStyle w:val="BodyA"/>
        <w:jc w:val="both"/>
        <w:rPr>
          <w:lang w:val="en-GB"/>
          <w:rPrChange w:id="345" w:author="Alasdair Clarke" w:date="2016-02-03T14:28:00Z">
            <w:rPr/>
          </w:rPrChange>
        </w:rPr>
      </w:pPr>
    </w:p>
    <w:p w14:paraId="6A55CFD2" w14:textId="77777777" w:rsidR="00AA66A5" w:rsidRPr="00E81BDA"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Change w:id="346" w:author="Alasdair Clarke" w:date="2016-02-03T14:28:00Z">
            <w:rPr>
              <w:rFonts w:ascii="Palatino Linotype" w:eastAsia="Palatino Linotype" w:hAnsi="Palatino Linotype" w:cs="Palatino Linotype"/>
              <w:b/>
              <w:bCs/>
              <w:iCs/>
              <w:smallCaps/>
              <w:sz w:val="26"/>
              <w:szCs w:val="26"/>
              <w:lang w:val="en-US"/>
            </w:rPr>
          </w:rPrChange>
        </w:rPr>
      </w:pPr>
      <w:r w:rsidRPr="00E81BDA">
        <w:rPr>
          <w:rFonts w:ascii="Palatino Linotype" w:eastAsia="Palatino Linotype" w:hAnsi="Palatino Linotype" w:cs="Palatino Linotype"/>
          <w:b/>
          <w:bCs/>
          <w:iCs/>
          <w:smallCaps/>
          <w:sz w:val="26"/>
          <w:szCs w:val="26"/>
          <w:lang w:val="en-GB"/>
          <w:rPrChange w:id="347" w:author="Alasdair Clarke" w:date="2016-02-03T14:28:00Z">
            <w:rPr>
              <w:rFonts w:ascii="Palatino Linotype" w:eastAsia="Palatino Linotype" w:hAnsi="Palatino Linotype" w:cs="Palatino Linotype"/>
              <w:b/>
              <w:bCs/>
              <w:iCs/>
              <w:smallCaps/>
              <w:sz w:val="26"/>
              <w:szCs w:val="26"/>
              <w:lang w:val="en-US"/>
            </w:rPr>
          </w:rPrChange>
        </w:rPr>
        <w:lastRenderedPageBreak/>
        <w:t>Methods</w:t>
      </w:r>
    </w:p>
    <w:p w14:paraId="79128EF1" w14:textId="77777777" w:rsidR="00D21032" w:rsidRPr="00E81BD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Change w:id="348" w:author="Alasdair Clarke" w:date="2016-02-03T14:28:00Z">
            <w:rPr>
              <w:rFonts w:ascii="Palatino Linotype" w:eastAsia="Palatino Linotype" w:hAnsi="Palatino Linotype" w:cs="Palatino Linotype"/>
              <w:bCs/>
              <w:i/>
              <w:iCs/>
              <w:smallCaps/>
              <w:sz w:val="26"/>
              <w:szCs w:val="26"/>
            </w:rPr>
          </w:rPrChange>
        </w:rPr>
      </w:pPr>
      <w:r w:rsidRPr="00E81BDA">
        <w:rPr>
          <w:rFonts w:ascii="Palatino Linotype" w:eastAsia="Palatino Linotype" w:hAnsi="Palatino Linotype" w:cs="Palatino Linotype"/>
          <w:bCs/>
          <w:i/>
          <w:iCs/>
          <w:smallCaps/>
          <w:sz w:val="26"/>
          <w:szCs w:val="26"/>
          <w:lang w:val="en-GB"/>
          <w:rPrChange w:id="349" w:author="Alasdair Clarke" w:date="2016-02-03T14:28:00Z">
            <w:rPr>
              <w:rFonts w:ascii="Palatino Linotype" w:eastAsia="Palatino Linotype" w:hAnsi="Palatino Linotype" w:cs="Palatino Linotype"/>
              <w:bCs/>
              <w:i/>
              <w:iCs/>
              <w:smallCaps/>
              <w:sz w:val="26"/>
              <w:szCs w:val="26"/>
            </w:rPr>
          </w:rPrChange>
        </w:rPr>
        <w:t>Participants</w:t>
      </w:r>
    </w:p>
    <w:p w14:paraId="5802A3B8" w14:textId="77777777" w:rsidR="00D21032" w:rsidRPr="00E81BDA" w:rsidRDefault="009307AE" w:rsidP="008D2AAF">
      <w:pPr>
        <w:pStyle w:val="BodyAA"/>
        <w:rPr>
          <w:lang w:val="en-GB"/>
          <w:rPrChange w:id="350" w:author="Alasdair Clarke" w:date="2016-02-03T14:28:00Z">
            <w:rPr/>
          </w:rPrChange>
        </w:rPr>
      </w:pPr>
      <w:r w:rsidRPr="00E81BDA">
        <w:rPr>
          <w:lang w:val="en-GB"/>
          <w:rPrChange w:id="351" w:author="Alasdair Clarke" w:date="2016-02-03T14:28:00Z">
            <w:rPr/>
          </w:rPrChange>
        </w:rPr>
        <w:t>Ten participants (_ females, median age _, range = _ - _ years old</w:t>
      </w:r>
      <w:proofErr w:type="gramStart"/>
      <w:r w:rsidRPr="00E81BDA">
        <w:rPr>
          <w:lang w:val="en-GB"/>
          <w:rPrChange w:id="352" w:author="Alasdair Clarke" w:date="2016-02-03T14:28:00Z">
            <w:rPr/>
          </w:rPrChange>
        </w:rPr>
        <w:t>, )</w:t>
      </w:r>
      <w:proofErr w:type="gramEnd"/>
      <w:r w:rsidRPr="00E81BDA">
        <w:rPr>
          <w:lang w:val="en-GB"/>
          <w:rPrChange w:id="353" w:author="Alasdair Clarke" w:date="2016-02-03T14:28:00Z">
            <w:rPr/>
          </w:rPrChange>
        </w:rPr>
        <w:t xml:space="preserve"> took part in the current study. Anyone excluded??</w:t>
      </w:r>
    </w:p>
    <w:p w14:paraId="784FA088" w14:textId="77777777" w:rsidR="00D21032" w:rsidRPr="00E81BDA" w:rsidRDefault="00D21032" w:rsidP="008D2AAF">
      <w:pPr>
        <w:pStyle w:val="BodyAA"/>
        <w:rPr>
          <w:lang w:val="en-GB"/>
          <w:rPrChange w:id="354" w:author="Alasdair Clarke" w:date="2016-02-03T14:28:00Z">
            <w:rPr/>
          </w:rPrChange>
        </w:rPr>
      </w:pPr>
    </w:p>
    <w:p w14:paraId="21CE87AE" w14:textId="77777777" w:rsidR="00D21032" w:rsidRPr="00E81BD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2"/>
          <w:szCs w:val="22"/>
          <w:lang w:val="en-GB"/>
          <w:rPrChange w:id="355" w:author="Alasdair Clarke" w:date="2016-02-03T14:28:00Z">
            <w:rPr>
              <w:rFonts w:ascii="Palatino Linotype" w:eastAsia="Palatino Linotype" w:hAnsi="Palatino Linotype" w:cs="Palatino Linotype"/>
              <w:bCs/>
              <w:i/>
              <w:iCs/>
              <w:smallCaps/>
              <w:sz w:val="22"/>
              <w:szCs w:val="22"/>
            </w:rPr>
          </w:rPrChange>
        </w:rPr>
      </w:pPr>
      <w:r w:rsidRPr="00E81BDA">
        <w:rPr>
          <w:rFonts w:ascii="Palatino Linotype" w:eastAsia="Palatino Linotype" w:hAnsi="Palatino Linotype" w:cs="Palatino Linotype"/>
          <w:bCs/>
          <w:i/>
          <w:iCs/>
          <w:smallCaps/>
          <w:sz w:val="26"/>
          <w:szCs w:val="26"/>
          <w:lang w:val="en-GB"/>
          <w:rPrChange w:id="356" w:author="Alasdair Clarke" w:date="2016-02-03T14:28:00Z">
            <w:rPr>
              <w:rFonts w:ascii="Palatino Linotype" w:eastAsia="Palatino Linotype" w:hAnsi="Palatino Linotype" w:cs="Palatino Linotype"/>
              <w:bCs/>
              <w:i/>
              <w:iCs/>
              <w:smallCaps/>
              <w:sz w:val="26"/>
              <w:szCs w:val="26"/>
              <w:lang w:val="da-DK"/>
            </w:rPr>
          </w:rPrChange>
        </w:rPr>
        <w:t>Stimuli and procedure</w:t>
      </w:r>
    </w:p>
    <w:p w14:paraId="0B37E4DF" w14:textId="6F9D6805" w:rsidR="00D21032" w:rsidRPr="00E81BDA" w:rsidRDefault="009307AE" w:rsidP="008D2AAF">
      <w:pPr>
        <w:pStyle w:val="BodyAA"/>
        <w:rPr>
          <w:lang w:val="en-GB"/>
          <w:rPrChange w:id="357" w:author="Alasdair Clarke" w:date="2016-02-03T14:28:00Z">
            <w:rPr/>
          </w:rPrChange>
        </w:rPr>
      </w:pPr>
      <w:r w:rsidRPr="00E81BDA">
        <w:rPr>
          <w:lang w:val="en-GB"/>
          <w:rPrChange w:id="358" w:author="Alasdair Clarke" w:date="2016-02-03T14:28:00Z">
            <w:rPr/>
          </w:rPrChange>
        </w:rPr>
        <w:t xml:space="preserve">Each trial began with a single central fixation calibration point on a blank grey screen ensuring </w:t>
      </w:r>
      <w:r w:rsidR="004D6DF6" w:rsidRPr="00E81BDA">
        <w:rPr>
          <w:lang w:val="en-GB"/>
          <w:rPrChange w:id="359" w:author="Alasdair Clarke" w:date="2016-02-03T14:28:00Z">
            <w:rPr/>
          </w:rPrChange>
        </w:rPr>
        <w:t>participant’s</w:t>
      </w:r>
      <w:r w:rsidRPr="00E81BDA">
        <w:rPr>
          <w:lang w:val="en-GB"/>
          <w:rPrChange w:id="360" w:author="Alasdair Clarke" w:date="2016-02-03T14:28:00Z">
            <w:rPr/>
          </w:rPrChange>
        </w:rPr>
        <w:t xml:space="preserve"> maintained central fixation. Participants were required to press </w:t>
      </w:r>
      <w:r w:rsidRPr="00E81BDA">
        <w:rPr>
          <w:i/>
          <w:iCs/>
          <w:lang w:val="en-GB"/>
          <w:rPrChange w:id="361" w:author="Alasdair Clarke" w:date="2016-02-03T14:28:00Z">
            <w:rPr>
              <w:i/>
              <w:iCs/>
            </w:rPr>
          </w:rPrChange>
        </w:rPr>
        <w:t>spacebar</w:t>
      </w:r>
      <w:r w:rsidRPr="00E81BDA">
        <w:rPr>
          <w:lang w:val="en-GB"/>
          <w:rPrChange w:id="362" w:author="Alasdair Clarke" w:date="2016-02-03T14:28:00Z">
            <w:rPr/>
          </w:rPrChange>
        </w:rPr>
        <w:t xml:space="preserve"> to complete calibration and to begin the trial. Stimuli consisted of six orange circles (radius 32 pixels) </w:t>
      </w:r>
      <w:r w:rsidR="008D2AAF" w:rsidRPr="00E81BDA">
        <w:rPr>
          <w:lang w:val="en-GB"/>
          <w:rPrChange w:id="363" w:author="Alasdair Clarke" w:date="2016-02-03T14:28:00Z">
            <w:rPr/>
          </w:rPrChange>
        </w:rPr>
        <w:t>(</w:t>
      </w:r>
      <w:r w:rsidR="008D2AAF" w:rsidRPr="00E81BDA">
        <w:rPr>
          <w:color w:val="C00000"/>
          <w:lang w:val="en-GB"/>
          <w:rPrChange w:id="364" w:author="Alasdair Clarke" w:date="2016-02-03T14:28:00Z">
            <w:rPr>
              <w:color w:val="C00000"/>
            </w:rPr>
          </w:rPrChange>
        </w:rPr>
        <w:t>N.B need these in degrees of visual angle)</w:t>
      </w:r>
      <w:r w:rsidR="008D2AAF" w:rsidRPr="00E81BDA">
        <w:rPr>
          <w:lang w:val="en-GB"/>
          <w:rPrChange w:id="365" w:author="Alasdair Clarke" w:date="2016-02-03T14:28:00Z">
            <w:rPr/>
          </w:rPrChange>
        </w:rPr>
        <w:t xml:space="preserve"> </w:t>
      </w:r>
      <w:r w:rsidRPr="00E81BDA">
        <w:rPr>
          <w:lang w:val="en-GB"/>
          <w:rPrChange w:id="366" w:author="Alasdair Clarke" w:date="2016-02-03T14:28:00Z">
            <w:rPr/>
          </w:rPrChange>
        </w:rPr>
        <w:t xml:space="preserve">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forwards or backwards </w:t>
      </w:r>
      <w:commentRangeStart w:id="367"/>
      <w:r w:rsidRPr="00E81BDA">
        <w:rPr>
          <w:i/>
          <w:iCs/>
          <w:lang w:val="en-GB"/>
          <w:rPrChange w:id="368" w:author="Alasdair Clarke" w:date="2016-02-03T14:28:00Z">
            <w:rPr>
              <w:i/>
              <w:iCs/>
            </w:rPr>
          </w:rPrChange>
        </w:rPr>
        <w:t>c</w:t>
      </w:r>
      <w:commentRangeEnd w:id="367"/>
      <w:r w:rsidR="00735A5F" w:rsidRPr="00E81BDA">
        <w:rPr>
          <w:rStyle w:val="CommentReference"/>
          <w:rFonts w:ascii="Times New Roman" w:eastAsia="Arial Unicode MS" w:hAnsi="Times New Roman" w:cs="Times New Roman"/>
          <w:color w:val="auto"/>
          <w:lang w:val="en-GB" w:eastAsia="en-US"/>
          <w:rPrChange w:id="369" w:author="Alasdair Clarke" w:date="2016-02-03T14:28:00Z">
            <w:rPr>
              <w:rStyle w:val="CommentReference"/>
              <w:rFonts w:ascii="Times New Roman" w:eastAsia="Arial Unicode MS" w:hAnsi="Times New Roman" w:cs="Times New Roman"/>
              <w:color w:val="auto"/>
              <w:lang w:eastAsia="en-US"/>
            </w:rPr>
          </w:rPrChange>
        </w:rPr>
        <w:commentReference w:id="367"/>
      </w:r>
      <w:r w:rsidRPr="00E81BDA">
        <w:rPr>
          <w:lang w:val="en-GB"/>
          <w:rPrChange w:id="370" w:author="Alasdair Clarke" w:date="2016-02-03T14:28:00Z">
            <w:rPr>
              <w:lang w:val="fr-FR"/>
            </w:rPr>
          </w:rPrChange>
        </w:rPr>
        <w:t xml:space="preserve"> 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14:paraId="7A53FD80" w14:textId="77777777" w:rsidR="00D21032" w:rsidRPr="00E81BDA" w:rsidRDefault="00D21032" w:rsidP="008D2AAF">
      <w:pPr>
        <w:pStyle w:val="BodyAA"/>
        <w:widowControl w:val="0"/>
        <w:rPr>
          <w:lang w:val="en-GB"/>
          <w:rPrChange w:id="371" w:author="Alasdair Clarke" w:date="2016-02-03T14:28:00Z">
            <w:rPr/>
          </w:rPrChange>
        </w:rPr>
      </w:pPr>
    </w:p>
    <w:p w14:paraId="03310413" w14:textId="77777777" w:rsidR="00D21032" w:rsidRPr="00E81BDA" w:rsidRDefault="00D21032" w:rsidP="008D2AAF">
      <w:pPr>
        <w:pStyle w:val="BodyAA"/>
        <w:widowControl w:val="0"/>
        <w:rPr>
          <w:lang w:val="en-GB"/>
          <w:rPrChange w:id="372" w:author="Alasdair Clarke" w:date="2016-02-03T14:28:00Z">
            <w:rPr/>
          </w:rPrChange>
        </w:rPr>
      </w:pPr>
    </w:p>
    <w:tbl>
      <w:tblPr>
        <w:tblW w:w="64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rsidRPr="00E81BDA" w14:paraId="482FBDE0" w14:textId="77777777">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14:paraId="0A760806" w14:textId="77777777" w:rsidR="00D21032" w:rsidRPr="000A240A"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eastAsia="en-US"/>
              </w:rPr>
              <w:drawing>
                <wp:inline distT="0" distB="0" distL="0" distR="0" wp14:anchorId="08113F5A" wp14:editId="18B81CB1">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9">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14:paraId="6D1E8DB8" w14:textId="77777777" w:rsidR="00D21032" w:rsidRPr="000A240A" w:rsidRDefault="009307AE" w:rsidP="008D2AAF">
            <w:pPr>
              <w:pStyle w:val="NoSpacing"/>
              <w:rPr>
                <w:lang w:val="en-GB"/>
              </w:rPr>
            </w:pPr>
            <w:commentRangeStart w:id="373"/>
            <w:r w:rsidRPr="000A240A">
              <w:rPr>
                <w:rFonts w:ascii="Palatino Linotype" w:eastAsia="Palatino Linotype" w:hAnsi="Palatino Linotype" w:cs="Palatino Linotype"/>
                <w:noProof/>
                <w:sz w:val="24"/>
                <w:szCs w:val="24"/>
                <w:u w:color="417A84"/>
                <w:lang w:eastAsia="en-US"/>
              </w:rPr>
              <w:drawing>
                <wp:inline distT="0" distB="0" distL="0" distR="0" wp14:anchorId="6A31603B" wp14:editId="03459E8A">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10">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373"/>
            <w:r w:rsidR="00DD773F" w:rsidRPr="000A240A">
              <w:rPr>
                <w:rStyle w:val="CommentReference"/>
                <w:rFonts w:ascii="Times New Roman" w:eastAsia="Arial Unicode MS" w:hAnsi="Times New Roman" w:cs="Times New Roman"/>
                <w:color w:val="auto"/>
                <w:lang w:val="en-GB" w:eastAsia="en-US"/>
              </w:rPr>
              <w:commentReference w:id="373"/>
            </w:r>
          </w:p>
        </w:tc>
      </w:tr>
    </w:tbl>
    <w:p w14:paraId="6A94169C" w14:textId="77777777" w:rsidR="00D21032" w:rsidRPr="000A240A" w:rsidRDefault="00D21032" w:rsidP="008D2AAF">
      <w:pPr>
        <w:pStyle w:val="BodyAA"/>
        <w:widowControl w:val="0"/>
        <w:rPr>
          <w:lang w:val="en-GB"/>
        </w:rPr>
      </w:pPr>
    </w:p>
    <w:p w14:paraId="4E344F83"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b/>
          <w:bCs/>
          <w:i/>
          <w:iCs/>
          <w:sz w:val="18"/>
          <w:szCs w:val="18"/>
          <w:lang w:val="en-GB"/>
        </w:rPr>
        <w:t>Figure 1</w:t>
      </w:r>
      <w:r w:rsidRPr="000A240A">
        <w:rPr>
          <w:rFonts w:ascii="Palatino Linotype" w:eastAsia="Palatino Linotype" w:hAnsi="Palatino Linotype" w:cs="Palatino Linotype"/>
          <w:sz w:val="18"/>
          <w:szCs w:val="18"/>
          <w:lang w:val="en-GB"/>
        </w:rPr>
        <w:t>: Ex</w:t>
      </w:r>
      <w:r w:rsidR="005954FE" w:rsidRPr="000A240A">
        <w:rPr>
          <w:rFonts w:ascii="Palatino Linotype" w:eastAsia="Palatino Linotype" w:hAnsi="Palatino Linotype" w:cs="Palatino Linotype"/>
          <w:sz w:val="18"/>
          <w:szCs w:val="18"/>
          <w:lang w:val="en-GB"/>
        </w:rPr>
        <w:t>a</w:t>
      </w:r>
      <w:r w:rsidR="002E7553" w:rsidRPr="000A240A">
        <w:rPr>
          <w:rFonts w:ascii="Palatino Linotype" w:eastAsia="Palatino Linotype" w:hAnsi="Palatino Linotype" w:cs="Palatino Linotype"/>
          <w:sz w:val="18"/>
          <w:szCs w:val="18"/>
          <w:lang w:val="en-GB"/>
        </w:rPr>
        <w:t>mple o</w:t>
      </w:r>
      <w:r w:rsidR="009F2E1F" w:rsidRPr="000A240A">
        <w:rPr>
          <w:rFonts w:ascii="Palatino Linotype" w:eastAsia="Palatino Linotype" w:hAnsi="Palatino Linotype" w:cs="Palatino Linotype"/>
          <w:sz w:val="18"/>
          <w:szCs w:val="18"/>
          <w:lang w:val="en-GB"/>
        </w:rPr>
        <w:t>f the preview and experiment stimuli</w:t>
      </w:r>
      <w:r w:rsidR="002E7553" w:rsidRPr="000A240A">
        <w:rPr>
          <w:rFonts w:ascii="Palatino Linotype" w:eastAsia="Palatino Linotype" w:hAnsi="Palatino Linotype" w:cs="Palatino Linotype"/>
          <w:sz w:val="18"/>
          <w:szCs w:val="18"/>
          <w:lang w:val="en-GB"/>
        </w:rPr>
        <w:t xml:space="preserve"> </w:t>
      </w:r>
      <w:r w:rsidR="009F2E1F" w:rsidRPr="000A240A">
        <w:rPr>
          <w:rFonts w:ascii="Palatino Linotype" w:eastAsia="Palatino Linotype" w:hAnsi="Palatino Linotype" w:cs="Palatino Linotype"/>
          <w:sz w:val="18"/>
          <w:szCs w:val="18"/>
          <w:lang w:val="en-GB"/>
        </w:rPr>
        <w:t>presented on</w:t>
      </w:r>
      <w:r w:rsidR="002E7553" w:rsidRPr="000A240A">
        <w:rPr>
          <w:rFonts w:ascii="Palatino Linotype" w:eastAsia="Palatino Linotype" w:hAnsi="Palatino Linotype" w:cs="Palatino Linotype"/>
          <w:sz w:val="18"/>
          <w:szCs w:val="18"/>
          <w:lang w:val="en-GB"/>
        </w:rPr>
        <w:t xml:space="preserve"> a </w:t>
      </w:r>
      <w:r w:rsidR="005954FE" w:rsidRPr="000A240A">
        <w:rPr>
          <w:rFonts w:ascii="Palatino Linotype" w:eastAsia="Palatino Linotype" w:hAnsi="Palatino Linotype" w:cs="Palatino Linotype"/>
          <w:sz w:val="18"/>
          <w:szCs w:val="18"/>
          <w:lang w:val="en-GB"/>
        </w:rPr>
        <w:t>distractor trial</w:t>
      </w:r>
      <w:r w:rsidR="002E7553" w:rsidRPr="000A240A">
        <w:rPr>
          <w:rFonts w:ascii="Palatino Linotype" w:eastAsia="Palatino Linotype" w:hAnsi="Palatino Linotype" w:cs="Palatino Linotype"/>
          <w:sz w:val="18"/>
          <w:szCs w:val="18"/>
          <w:lang w:val="en-GB"/>
        </w:rPr>
        <w:t xml:space="preserve">. Six orange circles are presented in a </w:t>
      </w:r>
      <w:r w:rsidR="009F2E1F" w:rsidRPr="000A240A">
        <w:rPr>
          <w:rFonts w:ascii="Palatino Linotype" w:eastAsia="Palatino Linotype" w:hAnsi="Palatino Linotype" w:cs="Palatino Linotype"/>
          <w:sz w:val="18"/>
          <w:szCs w:val="18"/>
          <w:lang w:val="en-GB"/>
        </w:rPr>
        <w:t>circular array</w:t>
      </w:r>
      <w:r w:rsidR="002E7553" w:rsidRPr="000A240A">
        <w:rPr>
          <w:rFonts w:ascii="Palatino Linotype" w:eastAsia="Palatino Linotype" w:hAnsi="Palatino Linotype" w:cs="Palatino Linotype"/>
          <w:sz w:val="18"/>
          <w:szCs w:val="18"/>
          <w:lang w:val="en-GB"/>
        </w:rPr>
        <w:t xml:space="preserve"> around a central fixation</w:t>
      </w:r>
      <w:r w:rsidR="009F2E1F" w:rsidRPr="000A240A">
        <w:rPr>
          <w:rFonts w:ascii="Palatino Linotype" w:eastAsia="Palatino Linotype" w:hAnsi="Palatino Linotype" w:cs="Palatino Linotype"/>
          <w:sz w:val="18"/>
          <w:szCs w:val="18"/>
          <w:lang w:val="en-GB"/>
        </w:rPr>
        <w:t xml:space="preserve"> cross, 5</w:t>
      </w:r>
      <w:r w:rsidR="002E7553" w:rsidRPr="000A240A">
        <w:rPr>
          <w:rFonts w:ascii="Palatino Linotype" w:eastAsia="Palatino Linotype" w:hAnsi="Palatino Linotype" w:cs="Palatino Linotype"/>
          <w:sz w:val="18"/>
          <w:szCs w:val="18"/>
          <w:lang w:val="en-GB"/>
        </w:rPr>
        <w:t xml:space="preserve"> circles </w:t>
      </w:r>
      <w:r w:rsidR="009F2E1F" w:rsidRPr="000A240A">
        <w:rPr>
          <w:rFonts w:ascii="Palatino Linotype" w:eastAsia="Palatino Linotype" w:hAnsi="Palatino Linotype" w:cs="Palatino Linotype"/>
          <w:sz w:val="18"/>
          <w:szCs w:val="18"/>
          <w:lang w:val="en-GB"/>
        </w:rPr>
        <w:t>change to red, 1</w:t>
      </w:r>
      <w:r w:rsidR="002E7553" w:rsidRPr="000A240A">
        <w:rPr>
          <w:rFonts w:ascii="Palatino Linotype" w:eastAsia="Palatino Linotype" w:hAnsi="Palatino Linotype" w:cs="Palatino Linotype"/>
          <w:sz w:val="18"/>
          <w:szCs w:val="18"/>
          <w:lang w:val="en-GB"/>
        </w:rPr>
        <w:t xml:space="preserve"> remains orange. Participants must saccade to the orange target and report the direction of the DT inside. As this is a distractor trial</w:t>
      </w:r>
      <w:r w:rsidR="005954FE" w:rsidRPr="000A240A">
        <w:rPr>
          <w:rFonts w:ascii="Palatino Linotype" w:eastAsia="Palatino Linotype" w:hAnsi="Palatino Linotype" w:cs="Palatino Linotype"/>
          <w:sz w:val="18"/>
          <w:szCs w:val="18"/>
          <w:lang w:val="en-GB"/>
        </w:rPr>
        <w:t xml:space="preserve"> an</w:t>
      </w:r>
      <w:r w:rsidRPr="000A240A">
        <w:rPr>
          <w:rFonts w:ascii="Palatino Linotype" w:eastAsia="Palatino Linotype" w:hAnsi="Palatino Linotype" w:cs="Palatino Linotype"/>
          <w:sz w:val="18"/>
          <w:szCs w:val="18"/>
          <w:lang w:val="en-GB"/>
        </w:rPr>
        <w:t xml:space="preserve"> ad</w:t>
      </w:r>
      <w:r w:rsidR="005954FE" w:rsidRPr="000A240A">
        <w:rPr>
          <w:rFonts w:ascii="Palatino Linotype" w:eastAsia="Palatino Linotype" w:hAnsi="Palatino Linotype" w:cs="Palatino Linotype"/>
          <w:sz w:val="18"/>
          <w:szCs w:val="18"/>
          <w:lang w:val="en-GB"/>
        </w:rPr>
        <w:t xml:space="preserve">ditional red circle </w:t>
      </w:r>
      <w:r w:rsidR="002E7553" w:rsidRPr="000A240A">
        <w:rPr>
          <w:rFonts w:ascii="Palatino Linotype" w:eastAsia="Palatino Linotype" w:hAnsi="Palatino Linotype" w:cs="Palatino Linotype"/>
          <w:sz w:val="18"/>
          <w:szCs w:val="18"/>
          <w:lang w:val="en-GB"/>
        </w:rPr>
        <w:t xml:space="preserve">is </w:t>
      </w:r>
      <w:r w:rsidR="005954FE" w:rsidRPr="000A240A">
        <w:rPr>
          <w:rFonts w:ascii="Palatino Linotype" w:eastAsia="Palatino Linotype" w:hAnsi="Palatino Linotype" w:cs="Palatino Linotype"/>
          <w:sz w:val="18"/>
          <w:szCs w:val="18"/>
          <w:lang w:val="en-GB"/>
        </w:rPr>
        <w:t>presented</w:t>
      </w:r>
      <w:r w:rsidRPr="000A240A">
        <w:rPr>
          <w:rFonts w:ascii="Palatino Linotype" w:eastAsia="Palatino Linotype" w:hAnsi="Palatino Linotype" w:cs="Palatino Linotype"/>
          <w:sz w:val="18"/>
          <w:szCs w:val="18"/>
          <w:lang w:val="en-GB"/>
        </w:rPr>
        <w:t xml:space="preserve"> between two previously presented circles.</w:t>
      </w:r>
    </w:p>
    <w:p w14:paraId="47DB438F" w14:textId="77777777" w:rsidR="00D21032" w:rsidRPr="000A240A" w:rsidRDefault="00D21032" w:rsidP="008D2AAF">
      <w:pPr>
        <w:pStyle w:val="BodyA"/>
        <w:jc w:val="both"/>
        <w:rPr>
          <w:rFonts w:ascii="Palatino Linotype" w:eastAsia="Palatino Linotype" w:hAnsi="Palatino Linotype" w:cs="Palatino Linotype"/>
          <w:lang w:val="en-GB"/>
        </w:rPr>
      </w:pPr>
    </w:p>
    <w:p w14:paraId="41BB9F2A" w14:textId="77777777" w:rsidR="00D21032" w:rsidRPr="000A240A" w:rsidRDefault="00D21032" w:rsidP="008D2AAF">
      <w:pPr>
        <w:pStyle w:val="BodyA"/>
        <w:jc w:val="both"/>
        <w:rPr>
          <w:rFonts w:ascii="Palatino Linotype" w:eastAsia="Palatino Linotype" w:hAnsi="Palatino Linotype" w:cs="Palatino Linotype"/>
          <w:lang w:val="en-GB"/>
        </w:rPr>
      </w:pPr>
    </w:p>
    <w:p w14:paraId="55D5DC68" w14:textId="63824ABE" w:rsidR="00D21032" w:rsidRPr="000A240A" w:rsidRDefault="009307AE" w:rsidP="008D2AAF">
      <w:pPr>
        <w:pStyle w:val="BodyAA"/>
        <w:rPr>
          <w:lang w:val="en-GB"/>
        </w:rPr>
      </w:pPr>
      <w:r w:rsidRPr="000A240A">
        <w:rPr>
          <w:lang w:val="en-GB"/>
        </w:rPr>
        <w:t>During the experiment after each trial participants were asked, via the computer s</w:t>
      </w:r>
      <w:r w:rsidR="00E37F60" w:rsidRPr="000A240A">
        <w:rPr>
          <w:lang w:val="en-GB"/>
        </w:rPr>
        <w:t>creen, “Was this a good trial?”</w:t>
      </w:r>
      <w:r w:rsidRPr="000A240A">
        <w:rPr>
          <w:lang w:val="en-GB"/>
        </w:rPr>
        <w:t xml:space="preserve"> Participants responded by pressing a ‘y’ for “yes” or ’n’ for “no” on the keyboard. Before the experiment began, participants were told that we were interested in filtering out trials in which they made eye movement errors. This however formed a </w:t>
      </w:r>
      <w:del w:id="374" w:author="Alasdair Clarke" w:date="2016-02-03T13:24:00Z">
        <w:r w:rsidRPr="000A240A" w:rsidDel="00735A5F">
          <w:rPr>
            <w:lang w:val="en-GB"/>
          </w:rPr>
          <w:delText xml:space="preserve">mild level of </w:delText>
        </w:r>
      </w:del>
      <w:r w:rsidRPr="000A240A">
        <w:rPr>
          <w:lang w:val="en-GB"/>
        </w:rPr>
        <w:t xml:space="preserve">deception as the answer to this question was instead the measure of individuals own eye movement accuracy and awareness with no trials being discarded based on the answer. They were instructed that a “yes” response meant that during the previous trial their eyes went from the </w:t>
      </w:r>
      <w:proofErr w:type="spellStart"/>
      <w:r w:rsidR="004D6DF6" w:rsidRPr="000A240A">
        <w:rPr>
          <w:lang w:val="en-GB"/>
        </w:rPr>
        <w:t>center</w:t>
      </w:r>
      <w:proofErr w:type="spellEnd"/>
      <w:r w:rsidRPr="000A240A">
        <w:rPr>
          <w:lang w:val="en-GB"/>
        </w:rPr>
        <w:t xml:space="preserve"> of the display directly to the orange circle target, a “no” response was if their eyes did not move </w:t>
      </w:r>
      <w:r w:rsidRPr="000A240A">
        <w:rPr>
          <w:i/>
          <w:iCs/>
          <w:lang w:val="en-GB"/>
        </w:rPr>
        <w:t>directly</w:t>
      </w:r>
      <w:r w:rsidRPr="000A240A">
        <w:rPr>
          <w:lang w:val="en-GB"/>
        </w:rPr>
        <w:t xml:space="preserve"> to the target circle. If participants responded “yes”, they were then presented with a second question: to identify if the target </w:t>
      </w:r>
      <w:r w:rsidRPr="000A240A">
        <w:rPr>
          <w:i/>
          <w:iCs/>
          <w:lang w:val="en-GB"/>
        </w:rPr>
        <w:t>c</w:t>
      </w:r>
      <w:r w:rsidRPr="000A240A">
        <w:rPr>
          <w:lang w:val="en-GB"/>
        </w:rPr>
        <w:t>, which was presented within the target circle, was facing either forwards or backwards, by typing ‘f’ for forwards or ‘b’ for backwards.</w:t>
      </w:r>
    </w:p>
    <w:p w14:paraId="08756CEF" w14:textId="77777777" w:rsidR="00FA48ED" w:rsidRPr="000A240A" w:rsidRDefault="00FA48ED" w:rsidP="008D2AAF">
      <w:pPr>
        <w:pStyle w:val="BodyAA"/>
        <w:rPr>
          <w:lang w:val="en-GB"/>
        </w:rPr>
      </w:pPr>
    </w:p>
    <w:p w14:paraId="1BE0B690" w14:textId="77777777" w:rsidR="00D21032" w:rsidRPr="000A240A" w:rsidRDefault="009307AE" w:rsidP="008D2AAF">
      <w:pPr>
        <w:pStyle w:val="BodyAA"/>
        <w:rPr>
          <w:lang w:val="en-GB"/>
        </w:rPr>
      </w:pPr>
      <w:r w:rsidRPr="000A240A">
        <w:rPr>
          <w:lang w:val="en-GB"/>
        </w:rPr>
        <w:t xml:space="preserve">There were six potential target locations and six potential distracter locations, so with three replications, this gave 108 trials. We included an equal number of trials with no sudden onset distracter to give a total of 216 trials. </w:t>
      </w:r>
    </w:p>
    <w:p w14:paraId="16C86C76" w14:textId="77777777" w:rsidR="00FA48ED" w:rsidRPr="000A240A" w:rsidRDefault="00FA48ED" w:rsidP="008D2AAF">
      <w:pPr>
        <w:pStyle w:val="Heading3"/>
        <w:pBdr>
          <w:top w:val="nil"/>
        </w:pBdr>
        <w:spacing w:before="200" w:after="0" w:line="271" w:lineRule="auto"/>
        <w:jc w:val="both"/>
        <w:rPr>
          <w:rFonts w:ascii="Palatino Linotype" w:eastAsia="Palatino Linotype" w:hAnsi="Palatino Linotype" w:cs="Palatino Linotype"/>
          <w:spacing w:val="0"/>
          <w:sz w:val="22"/>
          <w:szCs w:val="22"/>
          <w:lang w:val="en-GB"/>
        </w:rPr>
      </w:pPr>
    </w:p>
    <w:p w14:paraId="21F59C8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66836ABE" w14:textId="77777777" w:rsidR="00FA48ED" w:rsidRPr="000A240A" w:rsidRDefault="00FA48ED" w:rsidP="008D2AAF">
      <w:pPr>
        <w:pStyle w:val="BodyA"/>
        <w:jc w:val="both"/>
        <w:rPr>
          <w:lang w:val="en-GB"/>
        </w:rPr>
      </w:pPr>
    </w:p>
    <w:p w14:paraId="5AA2EA97" w14:textId="76035561" w:rsidR="00D21032" w:rsidRPr="000A240A" w:rsidDel="00735A5F" w:rsidRDefault="00AA66A5" w:rsidP="008D2AAF">
      <w:pPr>
        <w:pStyle w:val="Heading3"/>
        <w:pBdr>
          <w:top w:val="nil"/>
        </w:pBdr>
        <w:spacing w:before="200" w:after="0" w:line="271" w:lineRule="auto"/>
        <w:ind w:firstLine="720"/>
        <w:jc w:val="both"/>
        <w:rPr>
          <w:del w:id="375" w:author="Alasdair Clarke" w:date="2016-02-03T13:29:00Z"/>
          <w:rFonts w:ascii="Palatino Linotype" w:eastAsia="Palatino Linotype" w:hAnsi="Palatino Linotype" w:cs="Palatino Linotype"/>
          <w:bCs/>
          <w:i/>
          <w:iCs/>
          <w:smallCaps/>
          <w:sz w:val="26"/>
          <w:szCs w:val="26"/>
          <w:lang w:val="en-GB"/>
        </w:rPr>
      </w:pPr>
      <w:del w:id="376" w:author="Alasdair Clarke" w:date="2016-02-03T13:29:00Z">
        <w:r w:rsidRPr="000A240A" w:rsidDel="00735A5F">
          <w:rPr>
            <w:rFonts w:ascii="Palatino Linotype" w:eastAsia="Palatino Linotype" w:hAnsi="Palatino Linotype" w:cs="Palatino Linotype"/>
            <w:bCs/>
            <w:i/>
            <w:iCs/>
            <w:smallCaps/>
            <w:sz w:val="26"/>
            <w:szCs w:val="26"/>
            <w:lang w:val="en-GB"/>
          </w:rPr>
          <w:delText>Perceptual Discrimination</w:delText>
        </w:r>
      </w:del>
    </w:p>
    <w:p w14:paraId="370E8E74" w14:textId="5AFD84E6" w:rsidR="00D21032" w:rsidRPr="000A240A" w:rsidDel="00735A5F" w:rsidRDefault="009307AE" w:rsidP="008D2AAF">
      <w:pPr>
        <w:pStyle w:val="BodyA"/>
        <w:jc w:val="both"/>
        <w:rPr>
          <w:del w:id="377" w:author="Alasdair Clarke" w:date="2016-02-03T13:29:00Z"/>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All participants managed to successfully discriminate the perceptual target, a </w:t>
      </w:r>
      <w:r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or reversed </w:t>
      </w:r>
      <w:ins w:id="378" w:author="Alasdair Clarke" w:date="2016-02-03T14:21:00Z">
        <w:r w:rsidR="00E81BDA" w:rsidRPr="000A240A">
          <w:rPr>
            <w:rFonts w:ascii="Palatino Linotype" w:eastAsia="Palatino Linotype" w:hAnsi="Palatino Linotype" w:cs="Palatino Linotype"/>
            <w:i/>
            <w:lang w:val="en-GB"/>
          </w:rPr>
          <w:t>c</w:t>
        </w:r>
      </w:ins>
      <w:r w:rsidRPr="000A240A">
        <w:rPr>
          <w:rFonts w:ascii="Palatino Linotype" w:eastAsia="Palatino Linotype" w:hAnsi="Palatino Linotype" w:cs="Palatino Linotype"/>
          <w:lang w:val="en-GB"/>
        </w:rPr>
        <w:t xml:space="preserve"> presented </w:t>
      </w:r>
      <w:commentRangeStart w:id="379"/>
      <w:r w:rsidRPr="000A240A">
        <w:rPr>
          <w:rFonts w:ascii="Palatino Linotype" w:eastAsia="Palatino Linotype" w:hAnsi="Palatino Linotype" w:cs="Palatino Linotype"/>
          <w:lang w:val="en-GB"/>
        </w:rPr>
        <w:t>in the target circle, on at least 95% of the trials</w:t>
      </w:r>
      <w:commentRangeEnd w:id="379"/>
      <w:r w:rsidR="00735A5F" w:rsidRPr="000A240A">
        <w:rPr>
          <w:rStyle w:val="CommentReference"/>
          <w:lang w:val="en-GB"/>
        </w:rPr>
        <w:commentReference w:id="379"/>
      </w:r>
      <w:r w:rsidRPr="000A240A">
        <w:rPr>
          <w:rFonts w:ascii="Palatino Linotype" w:eastAsia="Palatino Linotype" w:hAnsi="Palatino Linotype" w:cs="Palatino Linotype"/>
          <w:lang w:val="en-GB"/>
        </w:rPr>
        <w:t xml:space="preserve">. </w:t>
      </w:r>
      <w:ins w:id="380" w:author="Alasdair Clarke" w:date="2016-02-03T13:29:00Z">
        <w:r w:rsidR="00735A5F" w:rsidRPr="000A240A">
          <w:rPr>
            <w:rFonts w:ascii="Palatino Linotype" w:eastAsia="Palatino Linotype" w:hAnsi="Palatino Linotype" w:cs="Palatino Linotype"/>
            <w:lang w:val="en-GB"/>
          </w:rPr>
          <w:t xml:space="preserve">However, </w:t>
        </w:r>
      </w:ins>
    </w:p>
    <w:p w14:paraId="447BCBB0" w14:textId="78EF59F4" w:rsidR="00D21032" w:rsidRPr="000A240A" w:rsidDel="00735A5F" w:rsidRDefault="00D21032" w:rsidP="008D2AAF">
      <w:pPr>
        <w:pStyle w:val="BodyA"/>
        <w:jc w:val="both"/>
        <w:rPr>
          <w:del w:id="381" w:author="Alasdair Clarke" w:date="2016-02-03T13:29:00Z"/>
          <w:rFonts w:ascii="Palatino Linotype" w:eastAsia="Palatino Linotype" w:hAnsi="Palatino Linotype" w:cs="Palatino Linotype"/>
          <w:lang w:val="en-GB"/>
        </w:rPr>
      </w:pPr>
    </w:p>
    <w:p w14:paraId="5C41E6B8" w14:textId="66336C98" w:rsidR="00D21032" w:rsidRPr="000A240A" w:rsidDel="00735A5F" w:rsidRDefault="00AA66A5" w:rsidP="008D2AAF">
      <w:pPr>
        <w:pStyle w:val="Heading3"/>
        <w:pBdr>
          <w:top w:val="nil"/>
        </w:pBdr>
        <w:spacing w:before="200" w:after="0" w:line="271" w:lineRule="auto"/>
        <w:ind w:firstLine="720"/>
        <w:jc w:val="both"/>
        <w:rPr>
          <w:del w:id="382" w:author="Alasdair Clarke" w:date="2016-02-03T13:29:00Z"/>
          <w:rFonts w:ascii="Palatino Linotype" w:eastAsia="Palatino Linotype" w:hAnsi="Palatino Linotype" w:cs="Palatino Linotype"/>
          <w:bCs/>
          <w:i/>
          <w:iCs/>
          <w:smallCaps/>
          <w:sz w:val="26"/>
          <w:szCs w:val="26"/>
          <w:lang w:val="en-GB"/>
        </w:rPr>
      </w:pPr>
      <w:del w:id="383" w:author="Alasdair Clarke" w:date="2016-02-03T13:29:00Z">
        <w:r w:rsidRPr="000A240A" w:rsidDel="00735A5F">
          <w:rPr>
            <w:rFonts w:ascii="Palatino Linotype" w:eastAsia="Palatino Linotype" w:hAnsi="Palatino Linotype" w:cs="Palatino Linotype"/>
            <w:bCs/>
            <w:i/>
            <w:iCs/>
            <w:smallCaps/>
            <w:sz w:val="26"/>
            <w:szCs w:val="26"/>
            <w:lang w:val="en-GB"/>
          </w:rPr>
          <w:delText>Eye Movement Awareness</w:delText>
        </w:r>
      </w:del>
    </w:p>
    <w:p w14:paraId="673CFB21" w14:textId="50A524AF" w:rsidR="00D21032" w:rsidRPr="000A240A" w:rsidRDefault="009307AE" w:rsidP="008D2AAF">
      <w:pPr>
        <w:pStyle w:val="BodyA"/>
        <w:jc w:val="both"/>
        <w:rPr>
          <w:rFonts w:ascii="Palatino Linotype" w:eastAsia="Palatino Linotype" w:hAnsi="Palatino Linotype" w:cs="Palatino Linotype"/>
          <w:lang w:val="en-GB"/>
        </w:rPr>
      </w:pPr>
      <w:del w:id="384" w:author="Alasdair Clarke" w:date="2016-02-03T13:29:00Z">
        <w:r w:rsidRPr="000A240A" w:rsidDel="00735A5F">
          <w:rPr>
            <w:rFonts w:ascii="Palatino Linotype" w:eastAsia="Palatino Linotype" w:hAnsi="Palatino Linotype" w:cs="Palatino Linotype"/>
            <w:lang w:val="en-GB"/>
          </w:rPr>
          <w:delText>P</w:delText>
        </w:r>
      </w:del>
      <w:ins w:id="385" w:author="Alasdair Clarke" w:date="2016-02-03T13:29:00Z">
        <w:r w:rsidR="00735A5F" w:rsidRPr="000A240A">
          <w:rPr>
            <w:rFonts w:ascii="Palatino Linotype" w:eastAsia="Palatino Linotype" w:hAnsi="Palatino Linotype" w:cs="Palatino Linotype"/>
            <w:lang w:val="en-GB"/>
          </w:rPr>
          <w:t>p</w:t>
        </w:r>
      </w:ins>
      <w:r w:rsidRPr="000A240A">
        <w:rPr>
          <w:rFonts w:ascii="Palatino Linotype" w:eastAsia="Palatino Linotype" w:hAnsi="Palatino Linotype" w:cs="Palatino Linotype"/>
          <w:lang w:val="en-GB"/>
        </w:rPr>
        <w:t xml:space="preserve">articipants were </w:t>
      </w:r>
      <w:del w:id="386" w:author="Alasdair Clarke" w:date="2016-02-03T13:30:00Z">
        <w:r w:rsidRPr="000A240A" w:rsidDel="007469A8">
          <w:rPr>
            <w:rFonts w:ascii="Palatino Linotype" w:eastAsia="Palatino Linotype" w:hAnsi="Palatino Linotype" w:cs="Palatino Linotype"/>
            <w:lang w:val="en-GB"/>
          </w:rPr>
          <w:delText xml:space="preserve">far </w:delText>
        </w:r>
      </w:del>
      <w:r w:rsidRPr="000A240A">
        <w:rPr>
          <w:rFonts w:ascii="Palatino Linotype" w:eastAsia="Palatino Linotype" w:hAnsi="Palatino Linotype" w:cs="Palatino Linotype"/>
          <w:lang w:val="en-GB"/>
        </w:rPr>
        <w:t xml:space="preserve">less accurate in identifying the trials in which they made a “good” eye movement. </w:t>
      </w:r>
      <w:del w:id="387" w:author="Alasdair Clarke" w:date="2016-02-03T13:50:00Z">
        <w:r w:rsidRPr="000A240A" w:rsidDel="00554179">
          <w:rPr>
            <w:rFonts w:ascii="Palatino Linotype" w:eastAsia="Palatino Linotype" w:hAnsi="Palatino Linotype" w:cs="Palatino Linotype"/>
            <w:lang w:val="en-GB"/>
          </w:rPr>
          <w:delText>In order t</w:delText>
        </w:r>
      </w:del>
      <w:ins w:id="388" w:author="Alasdair Clarke" w:date="2016-02-03T13:50:00Z">
        <w:r w:rsidR="00554179" w:rsidRPr="000A240A">
          <w:rPr>
            <w:rFonts w:ascii="Palatino Linotype" w:eastAsia="Palatino Linotype" w:hAnsi="Palatino Linotype" w:cs="Palatino Linotype"/>
            <w:lang w:val="en-GB"/>
          </w:rPr>
          <w:t>T</w:t>
        </w:r>
      </w:ins>
      <w:r w:rsidRPr="000A240A">
        <w:rPr>
          <w:rFonts w:ascii="Palatino Linotype" w:eastAsia="Palatino Linotype" w:hAnsi="Palatino Linotype" w:cs="Palatino Linotype"/>
          <w:lang w:val="en-GB"/>
        </w:rPr>
        <w:t xml:space="preserve">o analyse this, we collapse over all target and distracter conditions and categorise trials based on the total path length of the saccades made by the participant during the trial. Path length was normalised so that 1 unit represents the distance from the central fixation cross to the </w:t>
      </w:r>
      <w:proofErr w:type="spellStart"/>
      <w:r w:rsidR="004D6DF6" w:rsidRPr="000A240A">
        <w:rPr>
          <w:rFonts w:ascii="Palatino Linotype" w:eastAsia="Palatino Linotype" w:hAnsi="Palatino Linotype" w:cs="Palatino Linotype"/>
          <w:lang w:val="en-GB"/>
        </w:rPr>
        <w:t>center</w:t>
      </w:r>
      <w:proofErr w:type="spellEnd"/>
      <w:r w:rsidRPr="000A240A">
        <w:rPr>
          <w:rFonts w:ascii="Palatino Linotype" w:eastAsia="Palatino Linotype" w:hAnsi="Palatino Linotype" w:cs="Palatino Linotype"/>
          <w:lang w:val="en-GB"/>
        </w:rPr>
        <w:t xml:space="preserve"> of the target. We then classed trials in which the total path length was between 1-</w:t>
      </w:r>
      <w:proofErr w:type="gramStart"/>
      <w:r w:rsidRPr="000A240A">
        <w:rPr>
          <w:rFonts w:ascii="Palatino Linotype" w:eastAsia="Palatino Linotype" w:hAnsi="Palatino Linotype" w:cs="Palatino Linotype"/>
          <w:i/>
          <w:iCs/>
          <w:lang w:val="en-GB"/>
        </w:rPr>
        <w:t>a</w:t>
      </w:r>
      <w:proofErr w:type="gramEnd"/>
      <w:r w:rsidRPr="000A240A">
        <w:rPr>
          <w:rFonts w:ascii="Palatino Linotype" w:eastAsia="Palatino Linotype" w:hAnsi="Palatino Linotype" w:cs="Palatino Linotype"/>
          <w:lang w:val="en-GB"/>
        </w:rPr>
        <w:t xml:space="preserve"> and 1+</w:t>
      </w:r>
      <w:r w:rsidRPr="000A240A">
        <w:rPr>
          <w:rFonts w:ascii="Palatino Linotype" w:eastAsia="Palatino Linotype" w:hAnsi="Palatino Linotype" w:cs="Palatino Linotype"/>
          <w:i/>
          <w:iCs/>
          <w:lang w:val="en-GB"/>
        </w:rPr>
        <w:t>a</w:t>
      </w:r>
      <w:r w:rsidRPr="000A240A">
        <w:rPr>
          <w:rFonts w:ascii="Palatino Linotype" w:eastAsia="Palatino Linotype" w:hAnsi="Palatino Linotype" w:cs="Palatino Linotype"/>
          <w:lang w:val="en-GB"/>
        </w:rPr>
        <w:t xml:space="preserve"> as “good” (</w:t>
      </w:r>
      <w:r w:rsidRPr="000A240A">
        <w:rPr>
          <w:rFonts w:ascii="Palatino Linotype" w:eastAsia="Palatino Linotype" w:hAnsi="Palatino Linotype" w:cs="Palatino Linotype"/>
          <w:i/>
          <w:iCs/>
          <w:lang w:val="en-GB"/>
        </w:rPr>
        <w:t>a</w:t>
      </w:r>
      <w:r w:rsidRPr="000A240A">
        <w:rPr>
          <w:rFonts w:ascii="Palatino Linotype" w:eastAsia="Palatino Linotype" w:hAnsi="Palatino Linotype" w:cs="Palatino Linotype"/>
          <w:lang w:val="en-GB"/>
        </w:rPr>
        <w:t xml:space="preserve">=0.2 unit). Figure 2 shows the number of trials classified as “good” and “bad” for each participant, and within each of these categories the number of trials the participant responded “yes” (good) or “no” (bad). </w:t>
      </w:r>
    </w:p>
    <w:p w14:paraId="297B1C79" w14:textId="77777777" w:rsidR="00555DB3" w:rsidRPr="000A240A" w:rsidRDefault="00555DB3" w:rsidP="008D2AAF">
      <w:pPr>
        <w:pStyle w:val="BodyA"/>
        <w:jc w:val="both"/>
        <w:rPr>
          <w:rFonts w:ascii="Palatino Linotype" w:eastAsia="Palatino Linotype" w:hAnsi="Palatino Linotype" w:cs="Palatino Linotype"/>
          <w:lang w:val="en-GB"/>
        </w:rPr>
      </w:pPr>
    </w:p>
    <w:p w14:paraId="73000E9E" w14:textId="77777777" w:rsidR="00555DB3" w:rsidRPr="000A240A" w:rsidRDefault="008D2AAF">
      <w:pPr>
        <w:pStyle w:val="BodyA"/>
        <w:jc w:val="center"/>
        <w:rPr>
          <w:rFonts w:ascii="Palatino Linotype" w:eastAsia="Palatino Linotype" w:hAnsi="Palatino Linotype" w:cs="Palatino Linotype"/>
          <w:lang w:val="en-GB"/>
        </w:rPr>
        <w:pPrChange w:id="389" w:author="Alasdair Clarke" w:date="2016-02-03T14:01:00Z">
          <w:pPr>
            <w:pStyle w:val="BodyA"/>
            <w:jc w:val="both"/>
          </w:pPr>
        </w:pPrChange>
      </w:pPr>
      <w:commentRangeStart w:id="390"/>
      <w:r w:rsidRPr="000A240A">
        <w:rPr>
          <w:rFonts w:ascii="Palatino Linotype" w:eastAsia="Palatino Linotype" w:hAnsi="Palatino Linotype" w:cs="Palatino Linotype"/>
          <w:noProof/>
          <w:lang w:eastAsia="en-US"/>
        </w:rPr>
        <w:drawing>
          <wp:inline distT="0" distB="0" distL="0" distR="0" wp14:anchorId="20DFC537" wp14:editId="439D817C">
            <wp:extent cx="5248275" cy="2895600"/>
            <wp:effectExtent l="0" t="0" r="9525" b="0"/>
            <wp:docPr id="1073741827" name="officeArt object" descr="Macintosh HD:Users:s09ac3:Documents:EyeMovementAwareness:AttentionalCapture:graphs:capturedAndThoughtA.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s09ac3:Documents:EyeMovementAwareness:AttentionalCapture:graphs:capturedAndThoughtA.png"/>
                    <pic:cNvPicPr>
                      <a:picLocks noChangeAspect="1"/>
                    </pic:cNvPicPr>
                  </pic:nvPicPr>
                  <pic:blipFill>
                    <a:blip r:embed="rId11">
                      <a:extLst/>
                    </a:blip>
                    <a:stretch>
                      <a:fillRect/>
                    </a:stretch>
                  </pic:blipFill>
                  <pic:spPr>
                    <a:xfrm>
                      <a:off x="0" y="0"/>
                      <a:ext cx="5251450" cy="2897352"/>
                    </a:xfrm>
                    <a:prstGeom prst="rect">
                      <a:avLst/>
                    </a:prstGeom>
                    <a:ln w="12700" cap="flat">
                      <a:noFill/>
                      <a:miter lim="400000"/>
                    </a:ln>
                    <a:effectLst/>
                  </pic:spPr>
                </pic:pic>
              </a:graphicData>
            </a:graphic>
          </wp:inline>
        </w:drawing>
      </w:r>
      <w:commentRangeEnd w:id="390"/>
      <w:r w:rsidR="00DD773F" w:rsidRPr="000A240A">
        <w:rPr>
          <w:rStyle w:val="CommentReference"/>
          <w:rFonts w:ascii="Times New Roman" w:hAnsi="Times New Roman" w:cs="Times New Roman"/>
          <w:color w:val="auto"/>
          <w:lang w:val="en-GB" w:eastAsia="en-US"/>
        </w:rPr>
        <w:commentReference w:id="390"/>
      </w:r>
    </w:p>
    <w:p w14:paraId="643DBA3C"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Figure 2: </w:t>
      </w:r>
      <w:r w:rsidR="00DB550A" w:rsidRPr="000A240A">
        <w:rPr>
          <w:rFonts w:ascii="Palatino Linotype" w:eastAsia="Palatino Linotype" w:hAnsi="Palatino Linotype" w:cs="Palatino Linotype"/>
          <w:sz w:val="18"/>
          <w:szCs w:val="18"/>
          <w:lang w:val="en-GB"/>
        </w:rPr>
        <w:t>Trials in which “good” and “bad” eye movements were executed by</w:t>
      </w:r>
      <w:r w:rsidR="000A1E3F" w:rsidRPr="000A240A">
        <w:rPr>
          <w:rFonts w:ascii="Palatino Linotype" w:eastAsia="Palatino Linotype" w:hAnsi="Palatino Linotype" w:cs="Palatino Linotype"/>
          <w:sz w:val="18"/>
          <w:szCs w:val="18"/>
          <w:lang w:val="en-GB"/>
        </w:rPr>
        <w:t xml:space="preserve"> each participant</w:t>
      </w:r>
      <w:r w:rsidR="00DB550A" w:rsidRPr="000A240A">
        <w:rPr>
          <w:rFonts w:ascii="Palatino Linotype" w:eastAsia="Palatino Linotype" w:hAnsi="Palatino Linotype" w:cs="Palatino Linotype"/>
          <w:sz w:val="18"/>
          <w:szCs w:val="18"/>
          <w:lang w:val="en-GB"/>
        </w:rPr>
        <w:t xml:space="preserve"> are shown above. Trials in which participants correctly identified as “true”, or incorrectly as “false”, are presented inside the data bars. </w:t>
      </w:r>
    </w:p>
    <w:p w14:paraId="2F1E6CEF"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3D45DE32" w14:textId="16B188A6" w:rsidR="00D21032" w:rsidRPr="000A240A" w:rsidRDefault="00555DB3"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It can be seen in Figure 2</w:t>
      </w:r>
      <w:r w:rsidR="009307AE" w:rsidRPr="000A240A">
        <w:rPr>
          <w:rFonts w:ascii="Palatino Linotype" w:eastAsia="Palatino Linotype" w:hAnsi="Palatino Linotype" w:cs="Palatino Linotype"/>
          <w:lang w:val="en-GB"/>
        </w:rPr>
        <w:t xml:space="preserve"> that participants in general </w:t>
      </w:r>
      <w:ins w:id="391" w:author="Alasdair Clarke" w:date="2016-02-03T13:58:00Z">
        <w:r w:rsidR="00705171" w:rsidRPr="000A240A">
          <w:rPr>
            <w:rFonts w:ascii="Palatino Linotype" w:eastAsia="Palatino Linotype" w:hAnsi="Palatino Linotype" w:cs="Palatino Linotype"/>
            <w:lang w:val="en-GB"/>
          </w:rPr>
          <w:t xml:space="preserve">correctly </w:t>
        </w:r>
      </w:ins>
      <w:r w:rsidR="009307AE" w:rsidRPr="000A240A">
        <w:rPr>
          <w:rFonts w:ascii="Palatino Linotype" w:eastAsia="Palatino Linotype" w:hAnsi="Palatino Linotype" w:cs="Palatino Linotype"/>
          <w:lang w:val="en-GB"/>
        </w:rPr>
        <w:t>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excluding participants 9 and 10, there appears to be very low eye movement awareness, with participants classifying some correctly executed eye movements as “bad” and vice versa.</w:t>
      </w:r>
    </w:p>
    <w:p w14:paraId="3C6A080B"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4AC36CB5" w14:textId="77777777" w:rsidR="00D21032" w:rsidRPr="000A240A" w:rsidRDefault="009307AE" w:rsidP="008D2AAF">
      <w:pPr>
        <w:pStyle w:val="BodyAA"/>
        <w:rPr>
          <w:lang w:val="en-GB"/>
        </w:rPr>
      </w:pPr>
      <w:r w:rsidRPr="000A240A">
        <w:rPr>
          <w:lang w:val="en-GB"/>
        </w:rPr>
        <w:t>From the classification accur</w:t>
      </w:r>
      <w:r w:rsidR="00555DB3" w:rsidRPr="000A240A">
        <w:rPr>
          <w:lang w:val="en-GB"/>
        </w:rPr>
        <w:t>acy scores presented in Figure 3</w:t>
      </w:r>
      <w:r w:rsidRPr="000A240A">
        <w:rPr>
          <w:lang w:val="en-GB"/>
        </w:rPr>
        <w:t xml:space="preserve">, participants have reasonably good precision scores, that is, around 75% of trials that they reported as not good were indeed trials in which they made a saccadic error. However, median recall is much lower (25%). This tells us that participants are not sensitive to most of the saccadic errors they made during this </w:t>
      </w:r>
      <w:commentRangeStart w:id="392"/>
      <w:commentRangeStart w:id="393"/>
      <w:r w:rsidRPr="000A240A">
        <w:rPr>
          <w:lang w:val="en-GB"/>
        </w:rPr>
        <w:t>experiment</w:t>
      </w:r>
      <w:commentRangeEnd w:id="392"/>
      <w:r w:rsidRPr="000A240A">
        <w:rPr>
          <w:lang w:val="en-GB"/>
        </w:rPr>
        <w:commentReference w:id="392"/>
      </w:r>
      <w:commentRangeEnd w:id="393"/>
      <w:r w:rsidR="007B2A04" w:rsidRPr="000A240A">
        <w:rPr>
          <w:rStyle w:val="CommentReference"/>
          <w:rFonts w:ascii="Times New Roman" w:eastAsia="Arial Unicode MS" w:hAnsi="Times New Roman" w:cs="Times New Roman"/>
          <w:color w:val="auto"/>
          <w:lang w:val="en-GB" w:eastAsia="en-US"/>
        </w:rPr>
        <w:commentReference w:id="393"/>
      </w:r>
      <w:r w:rsidRPr="000A240A">
        <w:rPr>
          <w:lang w:val="en-GB"/>
        </w:rPr>
        <w:t xml:space="preserve">. </w:t>
      </w:r>
    </w:p>
    <w:p w14:paraId="462E2602" w14:textId="77777777" w:rsidR="00D21032" w:rsidRPr="000A240A" w:rsidRDefault="00D21032" w:rsidP="008D2AAF">
      <w:pPr>
        <w:pStyle w:val="BodyAA"/>
        <w:rPr>
          <w:lang w:val="en-GB"/>
        </w:rPr>
      </w:pPr>
    </w:p>
    <w:p w14:paraId="7374F4CA" w14:textId="77777777" w:rsidR="00D21032" w:rsidRPr="000A240A" w:rsidRDefault="009307AE">
      <w:pPr>
        <w:pStyle w:val="NoSpacing"/>
        <w:jc w:val="center"/>
        <w:rPr>
          <w:rFonts w:ascii="Palatino Linotype" w:eastAsia="Palatino Linotype" w:hAnsi="Palatino Linotype" w:cs="Palatino Linotype"/>
          <w:lang w:val="en-GB"/>
        </w:rPr>
        <w:pPrChange w:id="394" w:author="Alasdair Clarke" w:date="2016-02-03T14:01:00Z">
          <w:pPr>
            <w:pStyle w:val="NoSpacing"/>
          </w:pPr>
        </w:pPrChange>
      </w:pPr>
      <w:commentRangeStart w:id="395"/>
      <w:r w:rsidRPr="000A240A">
        <w:rPr>
          <w:rFonts w:ascii="Palatino Linotype" w:eastAsia="Palatino Linotype" w:hAnsi="Palatino Linotype" w:cs="Palatino Linotype"/>
          <w:noProof/>
          <w:lang w:eastAsia="en-US"/>
        </w:rPr>
        <w:lastRenderedPageBreak/>
        <w:drawing>
          <wp:inline distT="0" distB="0" distL="0" distR="0" wp14:anchorId="0C7D4CDD" wp14:editId="3DFA7375">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2">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395"/>
      <w:r w:rsidRPr="000A240A">
        <w:rPr>
          <w:lang w:val="en-GB"/>
        </w:rPr>
        <w:commentReference w:id="395"/>
      </w:r>
    </w:p>
    <w:p w14:paraId="68DFCFF5"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 3: Classification accuracy scores.</w:t>
      </w:r>
      <w:r w:rsidR="002E7553" w:rsidRPr="000A240A">
        <w:rPr>
          <w:rFonts w:ascii="Palatino Linotype" w:eastAsia="Palatino Linotype" w:hAnsi="Palatino Linotype" w:cs="Palatino Linotype"/>
          <w:sz w:val="18"/>
          <w:szCs w:val="18"/>
          <w:lang w:val="en-GB"/>
        </w:rPr>
        <w:t xml:space="preserve"> Although precision scores are relatively high, recall is low suggesting eye movement errors were not detected.</w:t>
      </w:r>
    </w:p>
    <w:p w14:paraId="6D39DD77"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5FF21AE9"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65FF4013" w14:textId="77777777" w:rsidR="00D21032" w:rsidRPr="000A240A" w:rsidRDefault="002E7553"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In general participants executed more correct than incorrect eye movements however oculomotor capture still occurred on a large number of trials. Regarding eye movement </w:t>
      </w:r>
      <w:proofErr w:type="gramStart"/>
      <w:r w:rsidRPr="000A240A">
        <w:rPr>
          <w:rFonts w:ascii="Palatino Linotype" w:eastAsia="Palatino Linotype" w:hAnsi="Palatino Linotype" w:cs="Palatino Linotype"/>
          <w:lang w:val="en-GB"/>
        </w:rPr>
        <w:t>awareness</w:t>
      </w:r>
      <w:proofErr w:type="gramEnd"/>
      <w:r w:rsidRPr="000A240A">
        <w:rPr>
          <w:rFonts w:ascii="Palatino Linotype" w:eastAsia="Palatino Linotype" w:hAnsi="Palatino Linotype" w:cs="Palatino Linotype"/>
          <w:lang w:val="en-GB"/>
        </w:rPr>
        <w:t xml:space="preserve"> i</w:t>
      </w:r>
      <w:r w:rsidR="009307AE" w:rsidRPr="000A240A">
        <w:rPr>
          <w:rFonts w:ascii="Palatino Linotype" w:eastAsia="Palatino Linotype" w:hAnsi="Palatino Linotype" w:cs="Palatino Linotype"/>
          <w:lang w:val="en-GB"/>
        </w:rPr>
        <w:t xml:space="preserve">t is clear from the results that many trials with eye movement errors were classified as “good” by participants, consistent with the general observations of </w:t>
      </w:r>
      <w:proofErr w:type="spellStart"/>
      <w:r w:rsidR="009307AE" w:rsidRPr="000A240A">
        <w:rPr>
          <w:rFonts w:ascii="Palatino Linotype" w:eastAsia="Palatino Linotype" w:hAnsi="Palatino Linotype" w:cs="Palatino Linotype"/>
          <w:lang w:val="en-GB"/>
        </w:rPr>
        <w:t>Theeuwes</w:t>
      </w:r>
      <w:proofErr w:type="spellEnd"/>
      <w:r w:rsidR="009307AE" w:rsidRPr="000A240A">
        <w:rPr>
          <w:rFonts w:ascii="Palatino Linotype" w:eastAsia="Palatino Linotype" w:hAnsi="Palatino Linotype" w:cs="Palatino Linotype"/>
          <w:lang w:val="en-GB"/>
        </w:rPr>
        <w:t xml:space="preserve"> et al (1998) that participants are unaware of their errors. However, the proportion of trials classified as “bad” was higher among “bad” than among “good trial”, suggesting some sensitivity to their errors. This general ambiguity highlights the utility of the classification accuracy approach described in</w:t>
      </w:r>
      <w:r w:rsidRPr="000A240A">
        <w:rPr>
          <w:rFonts w:ascii="Palatino Linotype" w:eastAsia="Palatino Linotype" w:hAnsi="Palatino Linotype" w:cs="Palatino Linotype"/>
          <w:lang w:val="en-GB"/>
        </w:rPr>
        <w:t xml:space="preserve"> the general methods section. From Experiment 1 it</w:t>
      </w:r>
      <w:r w:rsidR="009307AE" w:rsidRPr="000A240A">
        <w:rPr>
          <w:rFonts w:ascii="Palatino Linotype" w:eastAsia="Palatino Linotype" w:hAnsi="Palatino Linotype" w:cs="Palatino Linotype"/>
          <w:lang w:val="en-GB"/>
        </w:rPr>
        <w:t xml:space="preserve"> can be concluded that participants have limited awareness of their own eye movements.</w:t>
      </w:r>
    </w:p>
    <w:p w14:paraId="0C49F42B" w14:textId="77777777" w:rsidR="00D21032" w:rsidRPr="000A240A" w:rsidRDefault="00D21032" w:rsidP="008D2AAF">
      <w:pPr>
        <w:pStyle w:val="BodyA"/>
        <w:jc w:val="both"/>
        <w:rPr>
          <w:rFonts w:ascii="Palatino Linotype" w:eastAsia="Palatino Linotype" w:hAnsi="Palatino Linotype" w:cs="Palatino Linotype"/>
          <w:lang w:val="en-GB"/>
        </w:rPr>
      </w:pPr>
    </w:p>
    <w:p w14:paraId="0C28D23E" w14:textId="77777777" w:rsidR="00D21032" w:rsidRPr="000A240A" w:rsidRDefault="00D21032" w:rsidP="008D2AAF">
      <w:pPr>
        <w:pStyle w:val="BodyA"/>
        <w:jc w:val="both"/>
        <w:rPr>
          <w:rFonts w:ascii="Palatino Linotype" w:eastAsia="Palatino Linotype" w:hAnsi="Palatino Linotype" w:cs="Palatino Linotype"/>
          <w:lang w:val="en-GB"/>
        </w:rPr>
      </w:pPr>
    </w:p>
    <w:p w14:paraId="151645FB" w14:textId="77777777" w:rsidR="00D21032" w:rsidRPr="000A240A"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0A240A">
        <w:rPr>
          <w:rFonts w:ascii="Palatino Linotype" w:eastAsia="Palatino Linotype" w:hAnsi="Palatino Linotype" w:cs="Palatino Linotype"/>
          <w:sz w:val="32"/>
          <w:szCs w:val="32"/>
          <w:lang w:val="en-GB"/>
        </w:rPr>
        <w:t xml:space="preserve">Experiment 2: </w:t>
      </w:r>
      <w:r w:rsidR="008D2AAF" w:rsidRPr="000A240A">
        <w:rPr>
          <w:rFonts w:ascii="Palatino Linotype" w:eastAsia="Palatino Linotype" w:hAnsi="Palatino Linotype" w:cs="Palatino Linotype"/>
          <w:sz w:val="32"/>
          <w:szCs w:val="32"/>
          <w:lang w:val="en-GB"/>
        </w:rPr>
        <w:t xml:space="preserve">Distractor awareness </w:t>
      </w:r>
    </w:p>
    <w:p w14:paraId="12875D2B" w14:textId="77777777" w:rsidR="00773DE8" w:rsidRPr="000A240A" w:rsidRDefault="00773DE8" w:rsidP="008D2AAF">
      <w:pPr>
        <w:pStyle w:val="BodyA"/>
        <w:jc w:val="both"/>
        <w:rPr>
          <w:lang w:val="en-GB"/>
        </w:rPr>
      </w:pPr>
    </w:p>
    <w:p w14:paraId="6E0DE9D3" w14:textId="77777777" w:rsidR="00FA48ED" w:rsidRPr="000A240A" w:rsidRDefault="00773DE8"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Experiment 2 aimed to investigate the influence of distractor awareness on subjective eye movement awareness. Kramer, Hahn, Irwin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(2000) found that the interference cause</w:t>
      </w:r>
      <w:r w:rsidR="00093B15" w:rsidRPr="000A240A">
        <w:rPr>
          <w:rFonts w:ascii="Palatino Linotype" w:eastAsia="Palatino Linotype" w:hAnsi="Palatino Linotype" w:cs="Palatino Linotype"/>
          <w:lang w:val="en-GB"/>
        </w:rPr>
        <w:t>d</w:t>
      </w:r>
      <w:r w:rsidRPr="000A240A">
        <w:rPr>
          <w:rFonts w:ascii="Palatino Linotype" w:eastAsia="Palatino Linotype" w:hAnsi="Palatino Linotype" w:cs="Palatino Linotype"/>
          <w:lang w:val="en-GB"/>
        </w:rPr>
        <w:t xml:space="preserve"> by distractors was reduced if participants were aware of to-be-ignored information. In their study distractors appeared as </w:t>
      </w:r>
      <w:proofErr w:type="spellStart"/>
      <w:r w:rsidRPr="000A240A">
        <w:rPr>
          <w:rFonts w:ascii="Palatino Linotype" w:eastAsia="Palatino Linotype" w:hAnsi="Palatino Linotype" w:cs="Palatino Linotype"/>
          <w:lang w:val="en-GB"/>
        </w:rPr>
        <w:t>equiluminant</w:t>
      </w:r>
      <w:proofErr w:type="spellEnd"/>
      <w:r w:rsidRPr="000A240A">
        <w:rPr>
          <w:rFonts w:ascii="Palatino Linotype" w:eastAsia="Palatino Linotype" w:hAnsi="Palatino Linotype" w:cs="Palatino Linotype"/>
          <w:lang w:val="en-GB"/>
        </w:rPr>
        <w:t xml:space="preserve"> to the target, making them unaware to the participant or more salient than the target, allowing participants to become aware of the distractor. In young</w:t>
      </w:r>
      <w:r w:rsidR="00093B15" w:rsidRPr="000A240A">
        <w:rPr>
          <w:rFonts w:ascii="Palatino Linotype" w:eastAsia="Palatino Linotype" w:hAnsi="Palatino Linotype" w:cs="Palatino Linotype"/>
          <w:lang w:val="en-GB"/>
        </w:rPr>
        <w:t>er</w:t>
      </w:r>
      <w:r w:rsidRPr="000A240A">
        <w:rPr>
          <w:rFonts w:ascii="Palatino Linotype" w:eastAsia="Palatino Linotype" w:hAnsi="Palatino Linotype" w:cs="Palatino Linotype"/>
          <w:lang w:val="en-GB"/>
        </w:rPr>
        <w:t xml:space="preserve"> adults</w:t>
      </w:r>
      <w:r w:rsidR="00DD399E" w:rsidRPr="000A240A">
        <w:rPr>
          <w:rFonts w:ascii="Palatino Linotype" w:eastAsia="Palatino Linotype" w:hAnsi="Palatino Linotype" w:cs="Palatino Linotype"/>
          <w:lang w:val="en-GB"/>
        </w:rPr>
        <w:t>,</w:t>
      </w:r>
      <w:r w:rsidRPr="000A240A">
        <w:rPr>
          <w:rFonts w:ascii="Palatino Linotype" w:eastAsia="Palatino Linotype" w:hAnsi="Palatino Linotype" w:cs="Palatino Linotype"/>
          <w:lang w:val="en-GB"/>
        </w:rPr>
        <w:t xml:space="preserve"> being aware of the distractor reduced oculomotor capture, with the result being reversed in older adults. They suggested aware</w:t>
      </w:r>
      <w:r w:rsidR="00DD399E" w:rsidRPr="000A240A">
        <w:rPr>
          <w:rFonts w:ascii="Palatino Linotype" w:eastAsia="Palatino Linotype" w:hAnsi="Palatino Linotype" w:cs="Palatino Linotype"/>
          <w:lang w:val="en-GB"/>
        </w:rPr>
        <w:t>ness</w:t>
      </w:r>
      <w:r w:rsidRPr="000A240A">
        <w:rPr>
          <w:rFonts w:ascii="Palatino Linotype" w:eastAsia="Palatino Linotype" w:hAnsi="Palatino Linotype" w:cs="Palatino Linotype"/>
          <w:lang w:val="en-GB"/>
        </w:rPr>
        <w:t xml:space="preserve"> of the distractor allowed participants to actively inhibit the target, a process requiring working memory</w:t>
      </w:r>
      <w:r w:rsidR="00DD399E" w:rsidRPr="000A240A">
        <w:rPr>
          <w:rFonts w:ascii="Palatino Linotype" w:eastAsia="Palatino Linotype" w:hAnsi="Palatino Linotype" w:cs="Palatino Linotype"/>
          <w:lang w:val="en-GB"/>
        </w:rPr>
        <w:t>,</w:t>
      </w:r>
      <w:r w:rsidR="00093B15" w:rsidRPr="000A240A">
        <w:rPr>
          <w:rFonts w:ascii="Palatino Linotype" w:eastAsia="Palatino Linotype" w:hAnsi="Palatino Linotype" w:cs="Palatino Linotype"/>
          <w:lang w:val="en-GB"/>
        </w:rPr>
        <w:t xml:space="preserve"> which can decline with</w:t>
      </w:r>
      <w:r w:rsidRPr="000A240A">
        <w:rPr>
          <w:rFonts w:ascii="Palatino Linotype" w:eastAsia="Palatino Linotype" w:hAnsi="Palatino Linotype" w:cs="Palatino Linotype"/>
          <w:lang w:val="en-GB"/>
        </w:rPr>
        <w:t xml:space="preserve"> age</w:t>
      </w:r>
      <w:r w:rsidR="00DD399E" w:rsidRPr="000A240A">
        <w:rPr>
          <w:rFonts w:ascii="Palatino Linotype" w:eastAsia="Palatino Linotype" w:hAnsi="Palatino Linotype" w:cs="Palatino Linotype"/>
          <w:lang w:val="en-GB"/>
        </w:rPr>
        <w:t xml:space="preserve"> explaining the difference in scores</w:t>
      </w:r>
      <w:r w:rsidRPr="000A240A">
        <w:rPr>
          <w:rFonts w:ascii="Palatino Linotype" w:eastAsia="Palatino Linotype" w:hAnsi="Palatino Linotype" w:cs="Palatino Linotype"/>
          <w:lang w:val="en-GB"/>
        </w:rPr>
        <w:t>. The attentional white bear phenomenon (</w:t>
      </w:r>
      <w:proofErr w:type="spellStart"/>
      <w:r w:rsidRPr="000A240A">
        <w:rPr>
          <w:rFonts w:ascii="Palatino Linotype" w:eastAsia="Palatino Linotype" w:hAnsi="Palatino Linotype" w:cs="Palatino Linotype"/>
          <w:lang w:val="en-GB"/>
        </w:rPr>
        <w:t>Lahav</w:t>
      </w:r>
      <w:proofErr w:type="spellEnd"/>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2012,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2006) has however gone on to show that in</w:t>
      </w:r>
      <w:r w:rsidR="00DD399E"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order to inhibit an object we must first attend it and as such awareness of to-be-ignored</w:t>
      </w:r>
      <w:r w:rsidR="00DD399E" w:rsidRPr="000A240A">
        <w:rPr>
          <w:rFonts w:ascii="Palatino Linotype" w:eastAsia="Palatino Linotype" w:hAnsi="Palatino Linotype" w:cs="Palatino Linotype"/>
          <w:lang w:val="en-GB"/>
        </w:rPr>
        <w:t xml:space="preserve"> distractors will negatively a</w:t>
      </w:r>
      <w:r w:rsidRPr="000A240A">
        <w:rPr>
          <w:rFonts w:ascii="Palatino Linotype" w:eastAsia="Palatino Linotype" w:hAnsi="Palatino Linotype" w:cs="Palatino Linotype"/>
          <w:lang w:val="en-GB"/>
        </w:rPr>
        <w:t>ffect performance</w:t>
      </w:r>
      <w:r w:rsidR="00DD399E" w:rsidRPr="000A240A">
        <w:rPr>
          <w:rFonts w:ascii="Palatino Linotype" w:eastAsia="Palatino Linotype" w:hAnsi="Palatino Linotype" w:cs="Palatino Linotype"/>
          <w:lang w:val="en-GB"/>
        </w:rPr>
        <w:t xml:space="preserve"> in oculomotor tasks</w:t>
      </w:r>
      <w:r w:rsidRPr="000A240A">
        <w:rPr>
          <w:rFonts w:ascii="Palatino Linotype" w:eastAsia="Palatino Linotype" w:hAnsi="Palatino Linotype" w:cs="Palatino Linotype"/>
          <w:lang w:val="en-GB"/>
        </w:rPr>
        <w:t>. Chisholm and Kin</w:t>
      </w:r>
      <w:r w:rsidR="000A1E3F" w:rsidRPr="000A240A">
        <w:rPr>
          <w:rFonts w:ascii="Palatino Linotype" w:eastAsia="Palatino Linotype" w:hAnsi="Palatino Linotype" w:cs="Palatino Linotype"/>
          <w:lang w:val="en-GB"/>
        </w:rPr>
        <w:t>g</w:t>
      </w:r>
      <w:r w:rsidRPr="000A240A">
        <w:rPr>
          <w:rFonts w:ascii="Palatino Linotype" w:eastAsia="Palatino Linotype" w:hAnsi="Palatino Linotype" w:cs="Palatino Linotype"/>
          <w:lang w:val="en-GB"/>
        </w:rPr>
        <w:t xml:space="preserve">stone (2014) directly </w:t>
      </w:r>
      <w:r w:rsidR="00A054E3" w:rsidRPr="000A240A">
        <w:rPr>
          <w:rFonts w:ascii="Palatino Linotype" w:eastAsia="Palatino Linotype" w:hAnsi="Palatino Linotype" w:cs="Palatino Linotype"/>
          <w:lang w:val="en-GB"/>
        </w:rPr>
        <w:t>investigated</w:t>
      </w:r>
      <w:r w:rsidRPr="000A240A">
        <w:rPr>
          <w:rFonts w:ascii="Palatino Linotype" w:eastAsia="Palatino Linotype" w:hAnsi="Palatino Linotype" w:cs="Palatino Linotype"/>
          <w:lang w:val="en-GB"/>
        </w:rPr>
        <w:t xml:space="preserve">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w:t>
      </w:r>
      <w:r w:rsidRPr="000A240A">
        <w:rPr>
          <w:rFonts w:ascii="Palatino Linotype" w:eastAsia="Palatino Linotype" w:hAnsi="Palatino Linotype" w:cs="Palatino Linotype"/>
          <w:lang w:val="en-GB"/>
        </w:rPr>
        <w:lastRenderedPageBreak/>
        <w:t>distractor (unaware) and a third group where participants were informed that a distractor would appear and were instructed to avoid being capture</w:t>
      </w:r>
      <w:r w:rsidR="00594B98" w:rsidRPr="000A240A">
        <w:rPr>
          <w:rFonts w:ascii="Palatino Linotype" w:eastAsia="Palatino Linotype" w:hAnsi="Palatino Linotype" w:cs="Palatino Linotype"/>
          <w:lang w:val="en-GB"/>
        </w:rPr>
        <w:t>d</w:t>
      </w:r>
      <w:r w:rsidRPr="000A240A">
        <w:rPr>
          <w:rFonts w:ascii="Palatino Linotype" w:eastAsia="Palatino Linotype" w:hAnsi="Palatino Linotype" w:cs="Palatino Linotype"/>
          <w:lang w:val="en-GB"/>
        </w:rPr>
        <w:t xml:space="preserve"> by it (avoid group). Participants within the aware group had the lowest level of oculomotor capture. They concluded that although some awareness of distractors can benefit performance and help avoid capture (Kramer et al., 2000) over emph</w:t>
      </w:r>
      <w:r w:rsidR="00DD399E" w:rsidRPr="000A240A">
        <w:rPr>
          <w:rFonts w:ascii="Palatino Linotype" w:eastAsia="Palatino Linotype" w:hAnsi="Palatino Linotype" w:cs="Palatino Linotype"/>
          <w:lang w:val="en-GB"/>
        </w:rPr>
        <w:t>asis on the distractors, for example instructing</w:t>
      </w:r>
      <w:r w:rsidRPr="000A240A">
        <w:rPr>
          <w:rFonts w:ascii="Palatino Linotype" w:eastAsia="Palatino Linotype" w:hAnsi="Palatino Linotype" w:cs="Palatino Linotype"/>
          <w:lang w:val="en-GB"/>
        </w:rPr>
        <w:t xml:space="preserve"> participants to actively ignore them, can hinder performance and increase oculomotor capture.</w:t>
      </w:r>
      <w:r w:rsidR="00DD399E" w:rsidRPr="000A240A">
        <w:rPr>
          <w:rFonts w:ascii="Palatino Linotype" w:eastAsia="Palatino Linotype" w:hAnsi="Palatino Linotype" w:cs="Palatino Linotype"/>
          <w:lang w:val="en-GB"/>
        </w:rPr>
        <w:t xml:space="preserve"> We aimed to use a similar design to investigate the influence of distractor awareness on self-reports of eye movement accuracy.</w:t>
      </w:r>
    </w:p>
    <w:p w14:paraId="26D02E21" w14:textId="77777777" w:rsidR="00897098" w:rsidRPr="000A240A" w:rsidRDefault="00897098" w:rsidP="008D2AAF">
      <w:pPr>
        <w:pStyle w:val="BodyA"/>
        <w:jc w:val="both"/>
        <w:rPr>
          <w:lang w:val="en-GB"/>
        </w:rPr>
      </w:pPr>
    </w:p>
    <w:p w14:paraId="1B865FD0" w14:textId="77777777" w:rsidR="00AE476D" w:rsidRPr="000A240A" w:rsidRDefault="00AE476D" w:rsidP="008D2AAF">
      <w:pPr>
        <w:pStyle w:val="BodyA"/>
        <w:jc w:val="both"/>
        <w:rPr>
          <w:lang w:val="en-GB"/>
        </w:rPr>
      </w:pPr>
    </w:p>
    <w:p w14:paraId="0D166E68" w14:textId="77777777" w:rsidR="00D21032" w:rsidRPr="000A240A" w:rsidRDefault="00FA48ED"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309635F8"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0DA128B0" w14:textId="77777777" w:rsidR="00D21032" w:rsidRPr="000A240A"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Three participants, the authors of the paper, (2 females, median age _, range = 26 - _ years old,) were included as the participants for this study.</w:t>
      </w:r>
    </w:p>
    <w:p w14:paraId="7AA2A740" w14:textId="77777777" w:rsidR="00D21032" w:rsidRPr="000A240A" w:rsidRDefault="00D21032" w:rsidP="008D2AAF">
      <w:pPr>
        <w:pStyle w:val="BodyAA"/>
        <w:rPr>
          <w:lang w:val="en-GB"/>
        </w:rPr>
      </w:pPr>
    </w:p>
    <w:p w14:paraId="4CF72EBF"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41C92FD3" w14:textId="77777777" w:rsidR="00FA48ED" w:rsidRPr="000A240A"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stimuli and procedure used in this experiment were identical to Experiment 1, however all participants were fully aware of the aims of the study before taking part. Participants were also aware that the sudden onset distractor may </w:t>
      </w:r>
      <w:proofErr w:type="spellStart"/>
      <w:r w:rsidRPr="000A240A">
        <w:rPr>
          <w:rFonts w:ascii="Palatino Linotype" w:eastAsia="Palatino Linotype" w:hAnsi="Palatino Linotype" w:cs="Palatino Linotype"/>
          <w:lang w:val="en-GB"/>
        </w:rPr>
        <w:t>involuntarly</w:t>
      </w:r>
      <w:proofErr w:type="spellEnd"/>
      <w:r w:rsidRPr="000A240A">
        <w:rPr>
          <w:rFonts w:ascii="Palatino Linotype" w:eastAsia="Palatino Linotype" w:hAnsi="Palatino Linotype" w:cs="Palatino Linotype"/>
          <w:lang w:val="en-GB"/>
        </w:rPr>
        <w:t xml:space="preserve"> result in oculomotor and/or attentional capture. When answering the question, “Was this a good trial?”, these participants were aware that this </w:t>
      </w:r>
      <w:r w:rsidR="00AA66A5" w:rsidRPr="000A240A">
        <w:rPr>
          <w:rFonts w:ascii="Palatino Linotype" w:eastAsia="Palatino Linotype" w:hAnsi="Palatino Linotype" w:cs="Palatino Linotype"/>
          <w:lang w:val="en-GB"/>
        </w:rPr>
        <w:t>was a measure of their own self-</w:t>
      </w:r>
      <w:r w:rsidRPr="000A240A">
        <w:rPr>
          <w:rFonts w:ascii="Palatino Linotype" w:eastAsia="Palatino Linotype" w:hAnsi="Palatino Linotype" w:cs="Palatino Linotype"/>
          <w:lang w:val="en-GB"/>
        </w:rPr>
        <w:t>awareness of their eye m</w:t>
      </w:r>
      <w:r w:rsidR="00842C05" w:rsidRPr="000A240A">
        <w:rPr>
          <w:rFonts w:ascii="Palatino Linotype" w:eastAsia="Palatino Linotype" w:hAnsi="Palatino Linotype" w:cs="Palatino Linotype"/>
          <w:lang w:val="en-GB"/>
        </w:rPr>
        <w:t>ovement execution on each trial.</w:t>
      </w:r>
    </w:p>
    <w:p w14:paraId="5E3C94B5" w14:textId="77777777" w:rsidR="00897098" w:rsidRPr="000A240A" w:rsidRDefault="00897098" w:rsidP="008D2AAF">
      <w:pPr>
        <w:pStyle w:val="BodyA"/>
        <w:jc w:val="both"/>
        <w:rPr>
          <w:rFonts w:ascii="Palatino Linotype" w:eastAsia="Palatino Linotype" w:hAnsi="Palatino Linotype" w:cs="Palatino Linotype"/>
          <w:lang w:val="en-GB"/>
        </w:rPr>
      </w:pPr>
    </w:p>
    <w:p w14:paraId="5521C28A" w14:textId="77777777" w:rsidR="00AE476D" w:rsidRPr="000A240A" w:rsidRDefault="00AE476D" w:rsidP="008D2AAF">
      <w:pPr>
        <w:pStyle w:val="BodyA"/>
        <w:jc w:val="both"/>
        <w:rPr>
          <w:rFonts w:ascii="Palatino Linotype" w:eastAsia="Palatino Linotype" w:hAnsi="Palatino Linotype" w:cs="Palatino Linotype"/>
          <w:lang w:val="en-GB"/>
        </w:rPr>
      </w:pPr>
    </w:p>
    <w:p w14:paraId="0B30F95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70DAEE00" w14:textId="77777777" w:rsidR="00D21032" w:rsidRPr="000A240A"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Perceptual Discrimination</w:t>
      </w:r>
    </w:p>
    <w:p w14:paraId="19E95CF4" w14:textId="6CF3F896" w:rsidR="00D21032" w:rsidRPr="000A240A"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Participants successfully discriminate</w:t>
      </w:r>
      <w:r w:rsidR="00AA66A5" w:rsidRPr="000A240A">
        <w:rPr>
          <w:rFonts w:ascii="Palatino Linotype" w:eastAsia="Palatino Linotype" w:hAnsi="Palatino Linotype" w:cs="Palatino Linotype"/>
          <w:lang w:val="en-GB"/>
        </w:rPr>
        <w:t>d</w:t>
      </w:r>
      <w:r w:rsidRPr="000A240A">
        <w:rPr>
          <w:rFonts w:ascii="Palatino Linotype" w:eastAsia="Palatino Linotype" w:hAnsi="Palatino Linotype" w:cs="Palatino Linotype"/>
          <w:lang w:val="en-GB"/>
        </w:rPr>
        <w:t xml:space="preserve"> the perceptual target, a </w:t>
      </w:r>
      <w:r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or reversed</w:t>
      </w:r>
      <w:del w:id="396" w:author="Alasdair Clarke" w:date="2016-02-03T14:28:00Z">
        <w:r w:rsidRPr="000A240A" w:rsidDel="00E81BDA">
          <w:rPr>
            <w:rFonts w:ascii="Palatino Linotype" w:eastAsia="Palatino Linotype" w:hAnsi="Palatino Linotype" w:cs="Palatino Linotype"/>
            <w:lang w:val="en-GB"/>
          </w:rPr>
          <w:delText xml:space="preserve"> </w:delText>
        </w:r>
      </w:del>
      <w:ins w:id="397" w:author="Alasdair Clarke" w:date="2016-02-03T14:28:00Z">
        <w:r w:rsidR="00E81BDA" w:rsidRPr="000A240A">
          <w:rPr>
            <w:rFonts w:ascii="Palatino Linotype" w:eastAsia="Palatino Linotype" w:hAnsi="Palatino Linotype" w:cs="Palatino Linotype"/>
            <w:lang w:val="en-GB"/>
          </w:rPr>
          <w:t>-</w:t>
        </w:r>
      </w:ins>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presented in the target circle</w:t>
      </w:r>
      <w:r w:rsidR="00842C05" w:rsidRPr="000A240A">
        <w:rPr>
          <w:rFonts w:ascii="Palatino Linotype" w:eastAsia="Palatino Linotype" w:hAnsi="Palatino Linotype" w:cs="Palatino Linotype"/>
          <w:lang w:val="en-GB"/>
        </w:rPr>
        <w:t>, on at least 75% of the trials,</w:t>
      </w:r>
      <w:r w:rsidRPr="000A240A">
        <w:rPr>
          <w:rFonts w:ascii="Palatino Linotype" w:eastAsia="Palatino Linotype" w:hAnsi="Palatino Linotype" w:cs="Palatino Linotype"/>
          <w:lang w:val="en-GB"/>
        </w:rPr>
        <w:t xml:space="preserve"> (participant 1 = 61%,</w:t>
      </w:r>
      <w:r w:rsidR="00842C05" w:rsidRPr="000A240A">
        <w:rPr>
          <w:rFonts w:ascii="Palatino Linotype" w:eastAsia="Palatino Linotype" w:hAnsi="Palatino Linotype" w:cs="Palatino Linotype"/>
          <w:lang w:val="en-GB"/>
        </w:rPr>
        <w:t xml:space="preserve"> participant</w:t>
      </w:r>
      <w:r w:rsidRPr="000A240A">
        <w:rPr>
          <w:rFonts w:ascii="Palatino Linotype" w:eastAsia="Palatino Linotype" w:hAnsi="Palatino Linotype" w:cs="Palatino Linotype"/>
          <w:lang w:val="en-GB"/>
        </w:rPr>
        <w:t xml:space="preserve"> 2 = 88%).</w:t>
      </w:r>
    </w:p>
    <w:p w14:paraId="289FC64C" w14:textId="77777777" w:rsidR="00D21032" w:rsidRPr="000A240A" w:rsidRDefault="00D21032" w:rsidP="008D2AAF">
      <w:pPr>
        <w:pStyle w:val="BodyA"/>
        <w:jc w:val="both"/>
        <w:rPr>
          <w:rFonts w:ascii="Palatino Linotype" w:eastAsia="Palatino Linotype" w:hAnsi="Palatino Linotype" w:cs="Palatino Linotype"/>
          <w:lang w:val="en-GB"/>
        </w:rPr>
      </w:pPr>
    </w:p>
    <w:p w14:paraId="14871A4B" w14:textId="3BC89C94" w:rsidR="00D21032" w:rsidRPr="000A240A" w:rsidRDefault="00AA66A5"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Eye Movement Awareness</w:t>
      </w:r>
    </w:p>
    <w:p w14:paraId="2EBB2CFE" w14:textId="3BACA0BA" w:rsidR="00565FF3" w:rsidRPr="000A240A" w:rsidRDefault="00555DB3" w:rsidP="00565FF3">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Figure 4</w:t>
      </w:r>
      <w:r w:rsidR="00842C05" w:rsidRPr="000A240A">
        <w:rPr>
          <w:rFonts w:ascii="Palatino Linotype" w:eastAsia="Palatino Linotype" w:hAnsi="Palatino Linotype" w:cs="Palatino Linotype"/>
          <w:lang w:val="en-GB"/>
        </w:rPr>
        <w:t xml:space="preserve"> shows the number of trials classified as “good” and “bad” for each participant, and within each of these categories the number of trials the participant responded “yes” (good) or “no” (bad). </w:t>
      </w:r>
      <w:r w:rsidR="00565FF3" w:rsidRPr="000A240A">
        <w:rPr>
          <w:rFonts w:ascii="Palatino Linotype" w:eastAsia="Palatino Linotype" w:hAnsi="Palatino Linotype" w:cs="Palatino Linotype"/>
          <w:lang w:val="en-GB"/>
        </w:rPr>
        <w:t xml:space="preserve">Similar to Experiment 1, it can be seen </w:t>
      </w:r>
      <w:del w:id="398" w:author="Alasdair Clarke" w:date="2016-02-03T14:08:00Z">
        <w:r w:rsidR="00565FF3" w:rsidRPr="000A240A" w:rsidDel="00565FF3">
          <w:rPr>
            <w:rFonts w:ascii="Palatino Linotype" w:eastAsia="Palatino Linotype" w:hAnsi="Palatino Linotype" w:cs="Palatino Linotype"/>
            <w:lang w:val="en-GB"/>
          </w:rPr>
          <w:delText xml:space="preserve">in Figure 4 </w:delText>
        </w:r>
      </w:del>
      <w:r w:rsidR="00565FF3" w:rsidRPr="000A240A">
        <w:rPr>
          <w:rFonts w:ascii="Palatino Linotype" w:eastAsia="Palatino Linotype" w:hAnsi="Palatino Linotype" w:cs="Palatino Linotype"/>
          <w:lang w:val="en-GB"/>
        </w:rPr>
        <w:t>that participants in general believed they executed more “good” eye movements compared to “bad”. There are some limited differences across participants in terms their ability to inhibit the distractor to execute more correct eye movements directly to the target circle but more differences in their self-awareness of their eye-movements. Participant 2 for example tends to say that they executed more correct eye movements compared to Participant 1 across both “good” and “bad” eye-movements.</w:t>
      </w:r>
    </w:p>
    <w:p w14:paraId="1E086A11" w14:textId="7DC17798" w:rsidR="00D21032" w:rsidRPr="000A240A" w:rsidRDefault="00D21032" w:rsidP="008D2AAF">
      <w:pPr>
        <w:pStyle w:val="BodyA"/>
        <w:jc w:val="both"/>
        <w:rPr>
          <w:rFonts w:ascii="Palatino Linotype" w:eastAsia="Palatino Linotype" w:hAnsi="Palatino Linotype" w:cs="Palatino Linotype"/>
          <w:lang w:val="en-GB"/>
        </w:rPr>
      </w:pPr>
    </w:p>
    <w:p w14:paraId="43D9D834" w14:textId="5320E669" w:rsidR="00D21032" w:rsidRPr="000A240A" w:rsidRDefault="00D21032" w:rsidP="008D2AAF">
      <w:pPr>
        <w:pStyle w:val="NoSpacing"/>
        <w:rPr>
          <w:rFonts w:ascii="Palatino Linotype" w:eastAsia="Palatino Linotype" w:hAnsi="Palatino Linotype" w:cs="Palatino Linotype"/>
          <w:b/>
          <w:bCs/>
          <w:i/>
          <w:iCs/>
          <w:smallCaps/>
          <w:sz w:val="26"/>
          <w:szCs w:val="26"/>
          <w:lang w:val="en-GB"/>
        </w:rPr>
      </w:pPr>
    </w:p>
    <w:p w14:paraId="17482E6A" w14:textId="3DF1DA3A"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47296516" w14:textId="504014A4"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1A17C8E6" w14:textId="01433A2C"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1D82D31C" w14:textId="6CBFC96A"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3EE98B73" w14:textId="51D09E59"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2097900C" w14:textId="733AD8F5"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17DEAF5" w14:textId="2C17D2A0"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6ABA79A"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2497652" w14:textId="34A9E331"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574CE42E" w14:textId="7BF75ABD"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3BDAA1FD" w14:textId="78B1DACC"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4D853941"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AF2645C" w14:textId="769EA485" w:rsidR="00D21032" w:rsidRPr="000A240A" w:rsidRDefault="007B2A04"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noProof/>
          <w:lang w:eastAsia="en-US"/>
        </w:rPr>
        <w:drawing>
          <wp:anchor distT="152400" distB="152400" distL="152400" distR="152400" simplePos="0" relativeHeight="251659264" behindDoc="0" locked="0" layoutInCell="1" allowOverlap="1" wp14:anchorId="4C2C19AF" wp14:editId="03E4FD38">
            <wp:simplePos x="0" y="0"/>
            <wp:positionH relativeFrom="margin">
              <wp:posOffset>249555</wp:posOffset>
            </wp:positionH>
            <wp:positionV relativeFrom="line">
              <wp:posOffset>245745</wp:posOffset>
            </wp:positionV>
            <wp:extent cx="5419725" cy="2838450"/>
            <wp:effectExtent l="0" t="0" r="9525"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dAndThoughtA.png"/>
                    <pic:cNvPicPr>
                      <a:picLocks noChangeAspect="1"/>
                    </pic:cNvPicPr>
                  </pic:nvPicPr>
                  <pic:blipFill>
                    <a:blip r:embed="rId13">
                      <a:extLst/>
                    </a:blip>
                    <a:stretch>
                      <a:fillRect/>
                    </a:stretch>
                  </pic:blipFill>
                  <pic:spPr>
                    <a:xfrm>
                      <a:off x="0" y="0"/>
                      <a:ext cx="5419725" cy="28384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000C690" w14:textId="662D6593" w:rsidR="00842C05" w:rsidRPr="000A240A" w:rsidRDefault="00842C05" w:rsidP="008D2AAF">
      <w:pPr>
        <w:pStyle w:val="Caption"/>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Figure </w:t>
      </w:r>
      <w:r w:rsidR="00555DB3" w:rsidRPr="000A240A">
        <w:rPr>
          <w:rFonts w:ascii="Palatino Linotype" w:eastAsia="Palatino Linotype" w:hAnsi="Palatino Linotype" w:cs="Palatino Linotype"/>
          <w:lang w:val="en-GB"/>
        </w:rPr>
        <w:t>4</w:t>
      </w:r>
      <w:r w:rsidRPr="000A240A">
        <w:rPr>
          <w:rFonts w:ascii="Palatino Linotype" w:eastAsia="Palatino Linotype" w:hAnsi="Palatino Linotype" w:cs="Palatino Linotype"/>
          <w:lang w:val="en-GB"/>
        </w:rPr>
        <w:t xml:space="preserve">: The number of trials in which “good” and “bad” eye movements for each </w:t>
      </w:r>
      <w:proofErr w:type="gramStart"/>
      <w:r w:rsidRPr="000A240A">
        <w:rPr>
          <w:rFonts w:ascii="Palatino Linotype" w:eastAsia="Palatino Linotype" w:hAnsi="Palatino Linotype" w:cs="Palatino Linotype"/>
          <w:lang w:val="en-GB"/>
        </w:rPr>
        <w:t>participants</w:t>
      </w:r>
      <w:proofErr w:type="gramEnd"/>
      <w:r w:rsidRPr="000A240A">
        <w:rPr>
          <w:rFonts w:ascii="Palatino Linotype" w:eastAsia="Palatino Linotype" w:hAnsi="Palatino Linotype" w:cs="Palatino Linotype"/>
          <w:lang w:val="en-GB"/>
        </w:rPr>
        <w:t xml:space="preserve"> are shown above, with the trials in which participants correctly, “true”, and incorrectly, “false”, identified their own eye movements is presented inside the data bars.</w:t>
      </w:r>
    </w:p>
    <w:p w14:paraId="08CE2B14"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7D3C41C"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12174B8E" w14:textId="77777777" w:rsidR="00D21032" w:rsidRPr="000A240A" w:rsidRDefault="009307AE" w:rsidP="008D2AAF">
      <w:pPr>
        <w:pStyle w:val="BodyAA"/>
        <w:rPr>
          <w:i/>
          <w:iCs/>
          <w:sz w:val="24"/>
          <w:szCs w:val="24"/>
          <w:lang w:val="en-GB"/>
        </w:rPr>
      </w:pPr>
      <w:r w:rsidRPr="000A240A">
        <w:rPr>
          <w:lang w:val="en-GB"/>
        </w:rPr>
        <w:t>From the classification accur</w:t>
      </w:r>
      <w:r w:rsidR="00555DB3" w:rsidRPr="000A240A">
        <w:rPr>
          <w:lang w:val="en-GB"/>
        </w:rPr>
        <w:t>acy scores presented in Figure 5</w:t>
      </w:r>
      <w:r w:rsidRPr="000A240A">
        <w:rPr>
          <w:lang w:val="en-GB"/>
        </w:rPr>
        <w:t>, participants have reasonably good precision scores, that is, around 80% of trials that they reported as not good were indeed trials in which they made a saccadic error. However, median recall is much lower (35%). This tells us that participants are not sensitive to most of the saccadic errors they made during this experiment.</w:t>
      </w:r>
      <w:r w:rsidR="00842C05" w:rsidRPr="000A240A">
        <w:rPr>
          <w:lang w:val="en-GB"/>
        </w:rPr>
        <w:t xml:space="preserve"> Accuracy however has improved by 10% compared to Experiment 1.</w:t>
      </w:r>
    </w:p>
    <w:p w14:paraId="22BA30EC"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5BF39943"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2B4B7CC7"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FEA52E"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1382BF"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4C8B933B"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219C20F7"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DA97819"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69714526"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3976BC90"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1B2CC086" w14:textId="77777777" w:rsidR="00AE476D" w:rsidRPr="000A240A" w:rsidRDefault="00842C05"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 </w:t>
      </w:r>
    </w:p>
    <w:p w14:paraId="1EE290D9"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74DBA933"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29F6F7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2857BFB"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5F2060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commentRangeStart w:id="399"/>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0288" behindDoc="0" locked="0" layoutInCell="1" allowOverlap="1" wp14:anchorId="483287D2" wp14:editId="55914FF1">
            <wp:simplePos x="0" y="0"/>
            <wp:positionH relativeFrom="margin">
              <wp:posOffset>594360</wp:posOffset>
            </wp:positionH>
            <wp:positionV relativeFrom="line">
              <wp:posOffset>-441960</wp:posOffset>
            </wp:positionV>
            <wp:extent cx="4514850" cy="25717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1score.png"/>
                    <pic:cNvPicPr>
                      <a:picLocks noChangeAspect="1"/>
                    </pic:cNvPicPr>
                  </pic:nvPicPr>
                  <pic:blipFill>
                    <a:blip r:embed="rId14">
                      <a:extLst/>
                    </a:blip>
                    <a:stretch>
                      <a:fillRect/>
                    </a:stretch>
                  </pic:blipFill>
                  <pic:spPr>
                    <a:xfrm>
                      <a:off x="0" y="0"/>
                      <a:ext cx="4514850" cy="2571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End w:id="399"/>
      <w:r w:rsidR="00565FF3" w:rsidRPr="000A240A">
        <w:rPr>
          <w:rStyle w:val="CommentReference"/>
          <w:rFonts w:ascii="Times New Roman" w:hAnsi="Times New Roman" w:cs="Times New Roman"/>
          <w:color w:val="auto"/>
          <w:lang w:val="en-GB" w:eastAsia="en-US"/>
        </w:rPr>
        <w:commentReference w:id="399"/>
      </w:r>
    </w:p>
    <w:p w14:paraId="40DE1D1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40E4D4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3B75B6F"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C3B857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27C25C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7FC1632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905F403"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46EE1F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CDEC600"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95EB39C"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11D37B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48EE813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0DF840E"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9D9D0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4244A4F" w14:textId="77777777" w:rsidR="00D21032" w:rsidRPr="000A240A" w:rsidRDefault="00AE476D"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w:t>
      </w:r>
      <w:r w:rsidR="00555DB3" w:rsidRPr="000A240A">
        <w:rPr>
          <w:rFonts w:ascii="Palatino Linotype" w:eastAsia="Palatino Linotype" w:hAnsi="Palatino Linotype" w:cs="Palatino Linotype"/>
          <w:sz w:val="18"/>
          <w:szCs w:val="18"/>
          <w:lang w:val="en-GB"/>
        </w:rPr>
        <w:t xml:space="preserve"> </w:t>
      </w:r>
      <w:r w:rsidR="000A1E3F" w:rsidRPr="000A240A">
        <w:rPr>
          <w:rFonts w:ascii="Palatino Linotype" w:eastAsia="Palatino Linotype" w:hAnsi="Palatino Linotype" w:cs="Palatino Linotype"/>
          <w:sz w:val="18"/>
          <w:szCs w:val="18"/>
          <w:lang w:val="en-GB"/>
        </w:rPr>
        <w:t>5: Classification</w:t>
      </w:r>
      <w:r w:rsidR="00842C05" w:rsidRPr="000A240A">
        <w:rPr>
          <w:rFonts w:ascii="Palatino Linotype" w:eastAsia="Palatino Linotype" w:hAnsi="Palatino Linotype" w:cs="Palatino Linotype"/>
          <w:sz w:val="18"/>
          <w:szCs w:val="18"/>
          <w:lang w:val="en-GB"/>
        </w:rPr>
        <w:t xml:space="preserve"> accuracy scores. Although precision scores are relatively high, recall is low suggesting eye movement errors were not detected.</w:t>
      </w:r>
    </w:p>
    <w:p w14:paraId="0F439E0B" w14:textId="77777777" w:rsidR="00842C05" w:rsidRPr="000A240A" w:rsidRDefault="00842C05" w:rsidP="008D2AAF">
      <w:pPr>
        <w:pStyle w:val="BodyA"/>
        <w:jc w:val="both"/>
        <w:rPr>
          <w:rFonts w:ascii="Palatino Linotype" w:eastAsia="Palatino Linotype" w:hAnsi="Palatino Linotype" w:cs="Palatino Linotype"/>
          <w:i/>
          <w:iCs/>
          <w:sz w:val="24"/>
          <w:szCs w:val="24"/>
          <w:lang w:val="en-GB"/>
        </w:rPr>
      </w:pPr>
    </w:p>
    <w:p w14:paraId="3012C5FE"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5B426B60" w14:textId="77777777" w:rsidR="00A054E3" w:rsidRPr="000A240A" w:rsidRDefault="00A054E3" w:rsidP="008D2AAF">
      <w:pPr>
        <w:pStyle w:val="BodyA"/>
        <w:jc w:val="both"/>
        <w:rPr>
          <w:rFonts w:ascii="Palatino Linotype" w:eastAsia="Palatino Linotype" w:hAnsi="Palatino Linotype" w:cs="Palatino Linotype"/>
          <w:i/>
          <w:iCs/>
          <w:sz w:val="24"/>
          <w:szCs w:val="24"/>
          <w:lang w:val="en-GB"/>
        </w:rPr>
      </w:pPr>
    </w:p>
    <w:p w14:paraId="1E1E345E" w14:textId="77777777" w:rsidR="00D21032" w:rsidRPr="000A240A" w:rsidRDefault="009307AE" w:rsidP="008D2AAF">
      <w:pPr>
        <w:pStyle w:val="BodyA"/>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07CBC29C" w14:textId="77777777" w:rsidR="00AE476D" w:rsidRPr="000A240A" w:rsidRDefault="00842C05"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Similar to Experiment 1 participants in general executed more correct than incorrect eye movements however oculomotor capture still occurred on a large number of trials. </w:t>
      </w:r>
      <w:r w:rsidR="00AE476D" w:rsidRPr="000A240A">
        <w:rPr>
          <w:rFonts w:ascii="Palatino Linotype" w:eastAsia="Palatino Linotype" w:hAnsi="Palatino Linotype" w:cs="Palatino Linotype"/>
          <w:lang w:val="en-GB"/>
        </w:rPr>
        <w:t xml:space="preserve">According to </w:t>
      </w:r>
    </w:p>
    <w:p w14:paraId="2EF58096" w14:textId="7E7A7DE9" w:rsidR="00852F7F" w:rsidRPr="000A240A" w:rsidRDefault="00AE476D"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Chisholm and </w:t>
      </w:r>
      <w:r w:rsidR="000A1E3F" w:rsidRPr="000A240A">
        <w:rPr>
          <w:rFonts w:ascii="Palatino Linotype" w:eastAsia="Palatino Linotype" w:hAnsi="Palatino Linotype" w:cs="Palatino Linotype"/>
          <w:lang w:val="en-GB"/>
        </w:rPr>
        <w:t>Kingstone</w:t>
      </w:r>
      <w:r w:rsidRPr="000A240A">
        <w:rPr>
          <w:rFonts w:ascii="Palatino Linotype" w:eastAsia="Palatino Linotype" w:hAnsi="Palatino Linotype" w:cs="Palatino Linotype"/>
          <w:lang w:val="en-GB"/>
        </w:rPr>
        <w:t xml:space="preserve"> (2014) such a high rate of oculomotor capture is not surprising as participants were fully aware of the presence of distractors and may have been actively attempting to avoid them, leading to an increase in oculomotor capture. This finding is similar to other studies that suggest that actively attempting to avoid distractors can negatively impact our ability to direct attention away from these to-be-avoided targets (Moher &amp; </w:t>
      </w:r>
      <w:proofErr w:type="spellStart"/>
      <w:r w:rsidRPr="000A240A">
        <w:rPr>
          <w:rFonts w:ascii="Palatino Linotype" w:eastAsia="Palatino Linotype" w:hAnsi="Palatino Linotype" w:cs="Palatino Linotype"/>
          <w:lang w:val="en-GB"/>
        </w:rPr>
        <w:t>Egeth</w:t>
      </w:r>
      <w:proofErr w:type="spellEnd"/>
      <w:r w:rsidRPr="000A240A">
        <w:rPr>
          <w:rFonts w:ascii="Palatino Linotype" w:eastAsia="Palatino Linotype" w:hAnsi="Palatino Linotype" w:cs="Palatino Linotype"/>
          <w:lang w:val="en-GB"/>
        </w:rPr>
        <w:t xml:space="preserve">, 2012; </w:t>
      </w:r>
      <w:proofErr w:type="spellStart"/>
      <w:r w:rsidRPr="000A240A">
        <w:rPr>
          <w:rFonts w:ascii="Palatino Linotype" w:eastAsia="Palatino Linotype" w:hAnsi="Palatino Linotype" w:cs="Palatino Linotype"/>
          <w:lang w:val="en-GB"/>
        </w:rPr>
        <w:t>Olivers</w:t>
      </w:r>
      <w:proofErr w:type="spellEnd"/>
      <w:r w:rsidRPr="000A240A">
        <w:rPr>
          <w:rFonts w:ascii="Palatino Linotype" w:eastAsia="Palatino Linotype" w:hAnsi="Palatino Linotype" w:cs="Palatino Linotype"/>
          <w:lang w:val="en-GB"/>
        </w:rPr>
        <w:t>, 2009). Interestingly in our study we find that although participants were aware of the distractors, they did not show a high level of awareness for when the</w:t>
      </w:r>
      <w:r w:rsidR="00594B98" w:rsidRPr="000A240A">
        <w:rPr>
          <w:rFonts w:ascii="Palatino Linotype" w:eastAsia="Palatino Linotype" w:hAnsi="Palatino Linotype" w:cs="Palatino Linotype"/>
          <w:lang w:val="en-GB"/>
        </w:rPr>
        <w:t>y</w:t>
      </w:r>
      <w:r w:rsidRPr="000A240A">
        <w:rPr>
          <w:rFonts w:ascii="Palatino Linotype" w:eastAsia="Palatino Linotype" w:hAnsi="Palatino Linotype" w:cs="Palatino Linotype"/>
          <w:lang w:val="en-GB"/>
        </w:rPr>
        <w:t xml:space="preserve"> were and were not captured by the distractor. </w:t>
      </w:r>
      <w:r w:rsidR="00DD1A10" w:rsidRPr="000A240A">
        <w:rPr>
          <w:rFonts w:ascii="Palatino Linotype" w:eastAsia="Palatino Linotype" w:hAnsi="Palatino Linotype" w:cs="Palatino Linotype"/>
          <w:lang w:val="en-GB"/>
        </w:rPr>
        <w:t>Participants reported some eye movements as “good” that were in</w:t>
      </w:r>
      <w:r w:rsidR="00594B98" w:rsidRPr="000A240A">
        <w:rPr>
          <w:rFonts w:ascii="Palatino Linotype" w:eastAsia="Palatino Linotype" w:hAnsi="Palatino Linotype" w:cs="Palatino Linotype"/>
          <w:lang w:val="en-GB"/>
        </w:rPr>
        <w:t xml:space="preserve"> </w:t>
      </w:r>
      <w:r w:rsidR="00DD1A10" w:rsidRPr="000A240A">
        <w:rPr>
          <w:rFonts w:ascii="Palatino Linotype" w:eastAsia="Palatino Linotype" w:hAnsi="Palatino Linotype" w:cs="Palatino Linotype"/>
          <w:lang w:val="en-GB"/>
        </w:rPr>
        <w:t xml:space="preserve">fact bad and vice versa which again is in line with the general observations of </w:t>
      </w:r>
      <w:proofErr w:type="spellStart"/>
      <w:r w:rsidR="00DD1A10" w:rsidRPr="000A240A">
        <w:rPr>
          <w:rFonts w:ascii="Palatino Linotype" w:eastAsia="Palatino Linotype" w:hAnsi="Palatino Linotype" w:cs="Palatino Linotype"/>
          <w:lang w:val="en-GB"/>
        </w:rPr>
        <w:t>Theeuwes</w:t>
      </w:r>
      <w:proofErr w:type="spellEnd"/>
      <w:r w:rsidR="00DD1A10" w:rsidRPr="000A240A">
        <w:rPr>
          <w:rFonts w:ascii="Palatino Linotype" w:eastAsia="Palatino Linotype" w:hAnsi="Palatino Linotype" w:cs="Palatino Linotype"/>
          <w:lang w:val="en-GB"/>
        </w:rPr>
        <w:t xml:space="preserve"> et al</w:t>
      </w:r>
      <w:r w:rsidR="00594B98" w:rsidRPr="000A240A">
        <w:rPr>
          <w:rFonts w:ascii="Palatino Linotype" w:eastAsia="Palatino Linotype" w:hAnsi="Palatino Linotype" w:cs="Palatino Linotype"/>
          <w:lang w:val="en-GB"/>
        </w:rPr>
        <w:t>.</w:t>
      </w:r>
      <w:r w:rsidR="00DD1A10" w:rsidRPr="000A240A">
        <w:rPr>
          <w:rFonts w:ascii="Palatino Linotype" w:eastAsia="Palatino Linotype" w:hAnsi="Palatino Linotype" w:cs="Palatino Linotype"/>
          <w:lang w:val="en-GB"/>
        </w:rPr>
        <w:t xml:space="preserve"> (1998) that participants are unaware of their errors. There was also </w:t>
      </w:r>
      <w:ins w:id="400" w:author="Alasdair Clarke" w:date="2016-02-03T14:11:00Z">
        <w:r w:rsidR="006212B1" w:rsidRPr="000A240A">
          <w:rPr>
            <w:rFonts w:ascii="Palatino Linotype" w:eastAsia="Palatino Linotype" w:hAnsi="Palatino Linotype" w:cs="Palatino Linotype"/>
            <w:lang w:val="en-GB"/>
          </w:rPr>
          <w:t xml:space="preserve">individual </w:t>
        </w:r>
      </w:ins>
      <w:ins w:id="401" w:author="Alasdair Clarke" w:date="2016-02-03T14:13:00Z">
        <w:r w:rsidR="006212B1" w:rsidRPr="000A240A">
          <w:rPr>
            <w:rFonts w:ascii="Palatino Linotype" w:eastAsia="Palatino Linotype" w:hAnsi="Palatino Linotype" w:cs="Palatino Linotype"/>
            <w:lang w:val="en-GB"/>
          </w:rPr>
          <w:t>differences</w:t>
        </w:r>
      </w:ins>
      <w:del w:id="402" w:author="Alasdair Clarke" w:date="2016-02-03T14:13:00Z">
        <w:r w:rsidR="00DD1A10" w:rsidRPr="000A240A" w:rsidDel="006212B1">
          <w:rPr>
            <w:rFonts w:ascii="Palatino Linotype" w:eastAsia="Palatino Linotype" w:hAnsi="Palatino Linotype" w:cs="Palatino Linotype"/>
            <w:lang w:val="en-GB"/>
          </w:rPr>
          <w:delText>a large variation in correctly identified trials</w:delText>
        </w:r>
      </w:del>
      <w:r w:rsidR="00DD1A10" w:rsidRPr="000A240A">
        <w:rPr>
          <w:rFonts w:ascii="Palatino Linotype" w:eastAsia="Palatino Linotype" w:hAnsi="Palatino Linotype" w:cs="Palatino Linotype"/>
          <w:lang w:val="en-GB"/>
        </w:rPr>
        <w:t xml:space="preserve"> with participant 1 showing more self-awareness of their erroneous eye movements compared to participant 2, however they also produced slightly fewer correct eye movements in general and reported more correct eye movement as “bad” compared to participant 2 who generally reported making more correct eye movements. </w:t>
      </w:r>
      <w:r w:rsidR="00E226C7" w:rsidRPr="000A240A">
        <w:rPr>
          <w:rFonts w:ascii="Palatino Linotype" w:eastAsia="Palatino Linotype" w:hAnsi="Palatino Linotype" w:cs="Palatino Linotype"/>
          <w:lang w:val="en-GB"/>
        </w:rPr>
        <w:t>Awareness of distractors appears to have little influence over reducing oculomotor capture or increasing eye movement awareness.</w:t>
      </w:r>
    </w:p>
    <w:p w14:paraId="53245880" w14:textId="77777777" w:rsidR="00D21032" w:rsidRPr="000A240A" w:rsidRDefault="009307AE" w:rsidP="008D2AAF">
      <w:pPr>
        <w:pStyle w:val="Heading"/>
        <w:keepLines/>
        <w:spacing w:before="480"/>
        <w:ind w:firstLine="720"/>
        <w:jc w:val="both"/>
        <w:rPr>
          <w:rFonts w:ascii="Palatino Linotype" w:eastAsia="Palatino Linotype" w:hAnsi="Palatino Linotype" w:cs="Palatino Linotype"/>
          <w:color w:val="3170A8"/>
          <w:sz w:val="32"/>
          <w:szCs w:val="32"/>
          <w:u w:color="3170A8"/>
          <w:lang w:val="en-GB"/>
        </w:rPr>
      </w:pPr>
      <w:r w:rsidRPr="000A240A">
        <w:rPr>
          <w:rFonts w:ascii="Palatino Linotype" w:eastAsia="Palatino Linotype" w:hAnsi="Palatino Linotype" w:cs="Palatino Linotype"/>
          <w:sz w:val="32"/>
          <w:szCs w:val="32"/>
          <w:lang w:val="en-GB"/>
        </w:rPr>
        <w:t>Experiment 3: Attentional Capture</w:t>
      </w:r>
      <w:r w:rsidRPr="000A240A">
        <w:rPr>
          <w:rFonts w:ascii="Palatino Linotype" w:eastAsia="Palatino Linotype" w:hAnsi="Palatino Linotype" w:cs="Palatino Linotype"/>
          <w:color w:val="3170A8"/>
          <w:sz w:val="32"/>
          <w:szCs w:val="32"/>
          <w:u w:color="3170A8"/>
          <w:lang w:val="en-GB"/>
        </w:rPr>
        <w:t xml:space="preserve"> </w:t>
      </w:r>
    </w:p>
    <w:p w14:paraId="3463FDA5" w14:textId="77777777" w:rsidR="00897098" w:rsidRPr="000A240A" w:rsidRDefault="00C20DE1" w:rsidP="008D2AAF">
      <w:pPr>
        <w:pStyle w:val="BodyA"/>
        <w:jc w:val="both"/>
        <w:rPr>
          <w:rFonts w:ascii="Palatino Linotype" w:eastAsia="Palatino Linotype" w:hAnsi="Palatino Linotype" w:cs="Palatino Linotype"/>
          <w:lang w:val="en-GB"/>
        </w:rPr>
      </w:pPr>
      <w:r w:rsidRPr="000A240A">
        <w:rPr>
          <w:rFonts w:ascii="Palatino Linotype" w:hAnsi="Palatino Linotype"/>
          <w:lang w:val="en-GB"/>
        </w:rPr>
        <w:t xml:space="preserve">Attentional capture refers to reflexive and involuntary shifts of attention usually in response to abrupt or unexpected stimuli, and is traditionally observed through reaction times and eye movements, although eye movements do not need to occur for attention to be captured (e.g. </w:t>
      </w:r>
      <w:proofErr w:type="spellStart"/>
      <w:r w:rsidRPr="000A240A">
        <w:rPr>
          <w:rFonts w:ascii="Palatino Linotype" w:hAnsi="Palatino Linotype"/>
          <w:lang w:val="en-GB"/>
        </w:rPr>
        <w:t>Jonides</w:t>
      </w:r>
      <w:proofErr w:type="spellEnd"/>
      <w:r w:rsidRPr="000A240A">
        <w:rPr>
          <w:rFonts w:ascii="Palatino Linotype" w:hAnsi="Palatino Linotype"/>
          <w:lang w:val="en-GB"/>
        </w:rPr>
        <w:t xml:space="preserve"> &amp; Yantis, 1988, </w:t>
      </w:r>
      <w:proofErr w:type="spellStart"/>
      <w:r w:rsidRPr="000A240A">
        <w:rPr>
          <w:rFonts w:ascii="Palatino Linotype" w:hAnsi="Palatino Linotype"/>
          <w:lang w:val="en-GB"/>
        </w:rPr>
        <w:t>Theeuwes</w:t>
      </w:r>
      <w:proofErr w:type="spellEnd"/>
      <w:r w:rsidRPr="000A240A">
        <w:rPr>
          <w:rFonts w:ascii="Palatino Linotype" w:hAnsi="Palatino Linotype"/>
          <w:lang w:val="en-GB"/>
        </w:rPr>
        <w:t>, Kramer, Hahn &amp; Irwin, 1998). In our first two experiments we found that participants were limited in their ability to correct</w:t>
      </w:r>
      <w:r w:rsidR="009F2E1F" w:rsidRPr="000A240A">
        <w:rPr>
          <w:rFonts w:ascii="Palatino Linotype" w:hAnsi="Palatino Linotype"/>
          <w:lang w:val="en-GB"/>
        </w:rPr>
        <w:t>ly</w:t>
      </w:r>
      <w:r w:rsidRPr="000A240A">
        <w:rPr>
          <w:rFonts w:ascii="Palatino Linotype" w:hAnsi="Palatino Linotype"/>
          <w:lang w:val="en-GB"/>
        </w:rPr>
        <w:t xml:space="preserve"> self-report their eye movements</w:t>
      </w:r>
      <w:r w:rsidR="009F2E1F" w:rsidRPr="000A240A">
        <w:rPr>
          <w:rFonts w:ascii="Palatino Linotype" w:hAnsi="Palatino Linotype"/>
          <w:lang w:val="en-GB"/>
        </w:rPr>
        <w:t>, even with</w:t>
      </w:r>
      <w:r w:rsidR="00594B98" w:rsidRPr="000A240A">
        <w:rPr>
          <w:rFonts w:ascii="Palatino Linotype" w:hAnsi="Palatino Linotype"/>
          <w:lang w:val="en-GB"/>
        </w:rPr>
        <w:t xml:space="preserve"> the</w:t>
      </w:r>
      <w:r w:rsidR="009F2E1F" w:rsidRPr="000A240A">
        <w:rPr>
          <w:rFonts w:ascii="Palatino Linotype" w:hAnsi="Palatino Linotype"/>
          <w:lang w:val="en-GB"/>
        </w:rPr>
        <w:t xml:space="preserve"> full knowledge that a distractor would appear</w:t>
      </w:r>
      <w:r w:rsidRPr="000A240A">
        <w:rPr>
          <w:rFonts w:ascii="Palatino Linotype" w:hAnsi="Palatino Linotype"/>
          <w:lang w:val="en-GB"/>
        </w:rPr>
        <w:t xml:space="preserve">. </w:t>
      </w:r>
      <w:r w:rsidR="00594B98" w:rsidRPr="000A240A">
        <w:rPr>
          <w:rFonts w:ascii="Palatino Linotype" w:hAnsi="Palatino Linotype"/>
          <w:lang w:val="en-GB"/>
        </w:rPr>
        <w:t>P</w:t>
      </w:r>
      <w:r w:rsidRPr="000A240A">
        <w:rPr>
          <w:rFonts w:ascii="Palatino Linotype" w:hAnsi="Palatino Linotype"/>
          <w:lang w:val="en-GB"/>
        </w:rPr>
        <w:t xml:space="preserve">articipants </w:t>
      </w:r>
      <w:r w:rsidR="00594B98" w:rsidRPr="000A240A">
        <w:rPr>
          <w:rFonts w:ascii="Palatino Linotype" w:hAnsi="Palatino Linotype"/>
          <w:lang w:val="en-GB"/>
        </w:rPr>
        <w:t>may have been</w:t>
      </w:r>
      <w:r w:rsidRPr="000A240A">
        <w:rPr>
          <w:rFonts w:ascii="Palatino Linotype" w:hAnsi="Palatino Linotype"/>
          <w:lang w:val="en-GB"/>
        </w:rPr>
        <w:t xml:space="preserve"> covertly attending the distractor target</w:t>
      </w:r>
      <w:r w:rsidR="00594B98" w:rsidRPr="000A240A">
        <w:rPr>
          <w:rFonts w:ascii="Palatino Linotype" w:hAnsi="Palatino Linotype"/>
          <w:lang w:val="en-GB"/>
        </w:rPr>
        <w:t xml:space="preserve"> locations</w:t>
      </w:r>
      <w:r w:rsidRPr="000A240A">
        <w:rPr>
          <w:rFonts w:ascii="Palatino Linotype" w:hAnsi="Palatino Linotype"/>
          <w:lang w:val="en-GB"/>
        </w:rPr>
        <w:t xml:space="preserve">, perhaps as a result of attentional capture </w:t>
      </w:r>
      <w:r w:rsidR="009F2E1F" w:rsidRPr="000A240A">
        <w:rPr>
          <w:rFonts w:ascii="Palatino Linotype" w:hAnsi="Palatino Linotype"/>
          <w:lang w:val="en-GB"/>
        </w:rPr>
        <w:t xml:space="preserve">due to the abrupt onset of the target </w:t>
      </w:r>
      <w:r w:rsidRPr="000A240A">
        <w:rPr>
          <w:rFonts w:ascii="Palatino Linotype" w:hAnsi="Palatino Linotype"/>
          <w:lang w:val="en-GB"/>
        </w:rPr>
        <w:t xml:space="preserve">or in line with </w:t>
      </w:r>
      <w:r w:rsidR="009F2E1F" w:rsidRPr="000A240A">
        <w:rPr>
          <w:rFonts w:ascii="Palatino Linotype" w:hAnsi="Palatino Linotype"/>
          <w:lang w:val="en-GB"/>
        </w:rPr>
        <w:t xml:space="preserve">the </w:t>
      </w:r>
      <w:r w:rsidR="009F2E1F" w:rsidRPr="000A240A">
        <w:rPr>
          <w:rFonts w:ascii="Palatino Linotype" w:eastAsia="Palatino Linotype" w:hAnsi="Palatino Linotype" w:cs="Palatino Linotype"/>
          <w:lang w:val="en-GB"/>
        </w:rPr>
        <w:t xml:space="preserve">attentional white bear phenomenon, the distractor </w:t>
      </w:r>
      <w:r w:rsidR="009F2E1F" w:rsidRPr="000A240A">
        <w:rPr>
          <w:rFonts w:ascii="Palatino Linotype" w:eastAsia="Palatino Linotype" w:hAnsi="Palatino Linotype" w:cs="Palatino Linotype"/>
          <w:lang w:val="en-GB"/>
        </w:rPr>
        <w:lastRenderedPageBreak/>
        <w:t>location may have been capturing attention in order for it to be successfully inhibited for upcoming eye movements. We aimed to examine attentional capture through recording</w:t>
      </w:r>
      <w:r w:rsidR="00594B98" w:rsidRPr="000A240A">
        <w:rPr>
          <w:rFonts w:ascii="Palatino Linotype" w:eastAsia="Palatino Linotype" w:hAnsi="Palatino Linotype" w:cs="Palatino Linotype"/>
          <w:lang w:val="en-GB"/>
        </w:rPr>
        <w:t xml:space="preserve"> the reaction time to identify the</w:t>
      </w:r>
      <w:r w:rsidR="009F2E1F" w:rsidRPr="000A240A">
        <w:rPr>
          <w:rFonts w:ascii="Palatino Linotype" w:eastAsia="Palatino Linotype" w:hAnsi="Palatino Linotype" w:cs="Palatino Linotype"/>
          <w:lang w:val="en-GB"/>
        </w:rPr>
        <w:t xml:space="preserve"> </w:t>
      </w:r>
      <w:commentRangeStart w:id="403"/>
      <w:r w:rsidR="009F2E1F" w:rsidRPr="000A240A">
        <w:rPr>
          <w:rFonts w:ascii="Palatino Linotype" w:eastAsia="Palatino Linotype" w:hAnsi="Palatino Linotype" w:cs="Palatino Linotype"/>
          <w:lang w:val="en-GB"/>
        </w:rPr>
        <w:t>DT</w:t>
      </w:r>
      <w:commentRangeEnd w:id="403"/>
      <w:r w:rsidR="00C444FD" w:rsidRPr="000A240A">
        <w:rPr>
          <w:rStyle w:val="CommentReference"/>
          <w:rFonts w:ascii="Times New Roman" w:hAnsi="Times New Roman" w:cs="Times New Roman"/>
          <w:color w:val="auto"/>
          <w:lang w:val="en-GB" w:eastAsia="en-US"/>
        </w:rPr>
        <w:commentReference w:id="403"/>
      </w:r>
      <w:r w:rsidR="009F2E1F" w:rsidRPr="000A240A">
        <w:rPr>
          <w:rFonts w:ascii="Palatino Linotype" w:eastAsia="Palatino Linotype" w:hAnsi="Palatino Linotype" w:cs="Palatino Linotype"/>
          <w:lang w:val="en-GB"/>
        </w:rPr>
        <w:t xml:space="preserve"> target in an attentional capture paradigm similar to the paradigm used in Experiments 1 and 2 and ask</w:t>
      </w:r>
      <w:r w:rsidR="00594B98" w:rsidRPr="000A240A">
        <w:rPr>
          <w:rFonts w:ascii="Palatino Linotype" w:eastAsia="Palatino Linotype" w:hAnsi="Palatino Linotype" w:cs="Palatino Linotype"/>
          <w:lang w:val="en-GB"/>
        </w:rPr>
        <w:t>ed</w:t>
      </w:r>
      <w:r w:rsidR="009F2E1F" w:rsidRPr="000A240A">
        <w:rPr>
          <w:rFonts w:ascii="Palatino Linotype" w:eastAsia="Palatino Linotype" w:hAnsi="Palatino Linotype" w:cs="Palatino Linotype"/>
          <w:lang w:val="en-GB"/>
        </w:rPr>
        <w:t xml:space="preserve"> participants to report on a trial-by-trial basis their accuracy in executing their eye movements </w:t>
      </w:r>
      <w:r w:rsidR="00594B98" w:rsidRPr="000A240A">
        <w:rPr>
          <w:rFonts w:ascii="Palatino Linotype" w:eastAsia="Palatino Linotype" w:hAnsi="Palatino Linotype" w:cs="Palatino Linotype"/>
          <w:lang w:val="en-GB"/>
        </w:rPr>
        <w:t xml:space="preserve">correctly </w:t>
      </w:r>
      <w:r w:rsidR="009F2E1F" w:rsidRPr="000A240A">
        <w:rPr>
          <w:rFonts w:ascii="Palatino Linotype" w:eastAsia="Palatino Linotype" w:hAnsi="Palatino Linotype" w:cs="Palatino Linotype"/>
          <w:lang w:val="en-GB"/>
        </w:rPr>
        <w:t>to the colour singleton.</w:t>
      </w:r>
    </w:p>
    <w:p w14:paraId="7B065FEE" w14:textId="77777777" w:rsidR="000A1E3F" w:rsidRPr="000A240A" w:rsidRDefault="000A1E3F" w:rsidP="008D2AAF">
      <w:pPr>
        <w:pStyle w:val="BodyA"/>
        <w:jc w:val="both"/>
        <w:rPr>
          <w:rFonts w:ascii="Palatino Linotype" w:eastAsia="Palatino Linotype" w:hAnsi="Palatino Linotype" w:cs="Palatino Linotype"/>
          <w:lang w:val="en-GB"/>
        </w:rPr>
      </w:pPr>
    </w:p>
    <w:p w14:paraId="3E9B281E" w14:textId="77777777" w:rsidR="00D21032" w:rsidRPr="000A240A"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615EEE13"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11E02D51" w14:textId="77777777" w:rsidR="00D21032" w:rsidRPr="000A240A" w:rsidRDefault="009307AE" w:rsidP="008D2AAF">
      <w:pPr>
        <w:pStyle w:val="BodyAA"/>
        <w:rPr>
          <w:lang w:val="en-GB"/>
        </w:rPr>
      </w:pPr>
      <w:r w:rsidRPr="000A240A">
        <w:rPr>
          <w:lang w:val="en-GB"/>
        </w:rPr>
        <w:t>Sixteen participants (_ females, median age _, range = _ - _ years old</w:t>
      </w:r>
      <w:proofErr w:type="gramStart"/>
      <w:r w:rsidRPr="000A240A">
        <w:rPr>
          <w:lang w:val="en-GB"/>
        </w:rPr>
        <w:t>, )</w:t>
      </w:r>
      <w:proofErr w:type="gramEnd"/>
      <w:r w:rsidRPr="000A240A">
        <w:rPr>
          <w:lang w:val="en-GB"/>
        </w:rPr>
        <w:t xml:space="preserve"> took part in the current study. </w:t>
      </w:r>
    </w:p>
    <w:p w14:paraId="60372ACE" w14:textId="77777777" w:rsidR="00D21032" w:rsidRPr="000A240A" w:rsidRDefault="00D21032" w:rsidP="008D2AAF">
      <w:pPr>
        <w:pStyle w:val="BodyAA"/>
        <w:rPr>
          <w:lang w:val="en-GB"/>
        </w:rPr>
      </w:pPr>
    </w:p>
    <w:p w14:paraId="3F720B62"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152B93AF" w14:textId="6C84BE65" w:rsidR="00D21032" w:rsidRPr="002A0ED3"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general stimuli and procedure were similar to those used in Experiment 1 and 2 however to address the question of attentional capture three experimental paradigm elements were changed. 1.) On distractor trials an additional </w:t>
      </w:r>
      <w:ins w:id="404" w:author="Alasdair Clarke" w:date="2016-02-03T14:21:00Z">
        <w:r w:rsidR="00E81BDA" w:rsidRPr="000A240A">
          <w:rPr>
            <w:rFonts w:ascii="Palatino Linotype" w:eastAsia="Palatino Linotype" w:hAnsi="Palatino Linotype" w:cs="Palatino Linotype"/>
            <w:i/>
            <w:lang w:val="en-GB"/>
          </w:rPr>
          <w:t>c</w:t>
        </w:r>
      </w:ins>
      <w:r w:rsidRPr="000A240A">
        <w:rPr>
          <w:rFonts w:ascii="Palatino Linotype" w:eastAsia="Palatino Linotype" w:hAnsi="Palatino Linotype" w:cs="Palatino Linotype"/>
          <w:lang w:val="da-DK"/>
        </w:rPr>
        <w:t xml:space="preserve"> was presented within the distractor target, facing equally for</w:t>
      </w:r>
      <w:r w:rsidR="00555DB3" w:rsidRPr="000A240A">
        <w:rPr>
          <w:rFonts w:ascii="Palatino Linotype" w:eastAsia="Palatino Linotype" w:hAnsi="Palatino Linotype" w:cs="Palatino Linotype"/>
          <w:lang w:val="da-DK"/>
        </w:rPr>
        <w:t>wards or backwards. See Figure 6</w:t>
      </w:r>
      <w:r w:rsidRPr="000A240A">
        <w:rPr>
          <w:rFonts w:ascii="Palatino Linotype" w:eastAsia="Palatino Linotype" w:hAnsi="Palatino Linotype" w:cs="Palatino Linotype"/>
          <w:lang w:val="da-DK"/>
        </w:rPr>
        <w:t xml:space="preserve"> for an example. If the </w:t>
      </w:r>
      <w:proofErr w:type="spellStart"/>
      <w:r w:rsidRPr="000A240A">
        <w:rPr>
          <w:rFonts w:ascii="Palatino Linotype" w:eastAsia="Palatino Linotype" w:hAnsi="Palatino Linotype" w:cs="Palatino Linotype"/>
          <w:lang w:val="da-DK"/>
        </w:rPr>
        <w:t>sudden</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onset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captured</w:t>
      </w:r>
      <w:proofErr w:type="spellEnd"/>
      <w:r w:rsidRPr="000A240A">
        <w:rPr>
          <w:rFonts w:ascii="Palatino Linotype" w:eastAsia="Palatino Linotype" w:hAnsi="Palatino Linotype" w:cs="Palatino Linotype"/>
          <w:lang w:val="da-DK"/>
        </w:rPr>
        <w:t xml:space="preserve"> participants attention it is </w:t>
      </w:r>
      <w:proofErr w:type="spellStart"/>
      <w:r w:rsidRPr="000A240A">
        <w:rPr>
          <w:rFonts w:ascii="Palatino Linotype" w:eastAsia="Palatino Linotype" w:hAnsi="Palatino Linotype" w:cs="Palatino Linotype"/>
          <w:lang w:val="da-DK"/>
        </w:rPr>
        <w:t>expected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that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they</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will</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be</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quickest</w:t>
      </w:r>
      <w:proofErr w:type="spellEnd"/>
      <w:r w:rsidRPr="000A240A">
        <w:rPr>
          <w:rFonts w:ascii="Palatino Linotype" w:eastAsia="Palatino Linotype" w:hAnsi="Palatino Linotype" w:cs="Palatino Linotype"/>
          <w:lang w:val="da-DK"/>
        </w:rPr>
        <w:t xml:space="preserve"> to </w:t>
      </w:r>
      <w:proofErr w:type="spellStart"/>
      <w:r w:rsidRPr="000A240A">
        <w:rPr>
          <w:rFonts w:ascii="Palatino Linotype" w:eastAsia="Palatino Linotype" w:hAnsi="Palatino Linotype" w:cs="Palatino Linotype"/>
          <w:lang w:val="da-DK"/>
        </w:rPr>
        <w:t>identify</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direction</w:t>
      </w:r>
      <w:proofErr w:type="spellEnd"/>
      <w:r w:rsidRPr="000A240A">
        <w:rPr>
          <w:rFonts w:ascii="Palatino Linotype" w:eastAsia="Palatino Linotype" w:hAnsi="Palatino Linotype" w:cs="Palatino Linotype"/>
          <w:lang w:val="da-DK"/>
        </w:rPr>
        <w:t xml:space="preserve"> of the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ins w:id="405" w:author="Alasdair Clarke" w:date="2016-02-03T14:21:00Z">
        <w:r w:rsidR="00E81BDA" w:rsidRPr="000A240A">
          <w:rPr>
            <w:rFonts w:ascii="Palatino Linotype" w:eastAsia="Palatino Linotype" w:hAnsi="Palatino Linotype" w:cs="Palatino Linotype"/>
            <w:i/>
            <w:lang w:val="en-GB"/>
          </w:rPr>
          <w:t>c</w:t>
        </w:r>
      </w:ins>
      <w:r w:rsidRPr="002A0ED3">
        <w:rPr>
          <w:rFonts w:ascii="Palatino Linotype" w:eastAsia="Palatino Linotype" w:hAnsi="Palatino Linotype" w:cs="Palatino Linotype"/>
          <w:lang w:val="en-GB"/>
        </w:rPr>
        <w:t xml:space="preserve"> when there is no distractor, slower when the distractor </w:t>
      </w:r>
      <w:ins w:id="406" w:author="Alasdair Clarke" w:date="2016-02-03T14:21:00Z">
        <w:r w:rsidR="00E81BDA" w:rsidRPr="002A0ED3">
          <w:rPr>
            <w:rFonts w:ascii="Palatino Linotype" w:eastAsia="Palatino Linotype" w:hAnsi="Palatino Linotype" w:cs="Palatino Linotype"/>
            <w:i/>
            <w:lang w:val="en-GB"/>
          </w:rPr>
          <w:t>c</w:t>
        </w:r>
      </w:ins>
      <w:r w:rsidRPr="002A0ED3">
        <w:rPr>
          <w:rFonts w:ascii="Palatino Linotype" w:eastAsia="Palatino Linotype" w:hAnsi="Palatino Linotype" w:cs="Palatino Linotype"/>
          <w:lang w:val="en-GB"/>
        </w:rPr>
        <w:t xml:space="preserve"> is incongruent with the target </w:t>
      </w:r>
      <w:ins w:id="407" w:author="Alasdair Clarke" w:date="2016-02-03T14:21:00Z">
        <w:r w:rsidR="00E81BDA" w:rsidRPr="002A0ED3">
          <w:rPr>
            <w:rFonts w:ascii="Palatino Linotype" w:eastAsia="Palatino Linotype" w:hAnsi="Palatino Linotype" w:cs="Palatino Linotype"/>
            <w:i/>
            <w:lang w:val="en-GB"/>
          </w:rPr>
          <w:t>c</w:t>
        </w:r>
      </w:ins>
      <w:r w:rsidRPr="002A0ED3">
        <w:rPr>
          <w:rFonts w:ascii="Palatino Linotype" w:eastAsia="Palatino Linotype" w:hAnsi="Palatino Linotype" w:cs="Palatino Linotype"/>
          <w:lang w:val="en-GB"/>
        </w:rPr>
        <w:t xml:space="preserve"> and slowest when they are both congruent. 2.) The order of the questions presented at the end of each trial were changed, with participants identifying the direction of the </w:t>
      </w:r>
      <w:ins w:id="408" w:author="Alasdair Clarke" w:date="2016-02-03T14:21:00Z">
        <w:r w:rsidR="00E81BDA" w:rsidRPr="002A0ED3">
          <w:rPr>
            <w:rFonts w:ascii="Palatino Linotype" w:eastAsia="Palatino Linotype" w:hAnsi="Palatino Linotype" w:cs="Palatino Linotype"/>
            <w:i/>
            <w:lang w:val="en-GB"/>
          </w:rPr>
          <w:t>c</w:t>
        </w:r>
      </w:ins>
      <w:r w:rsidRPr="002A0ED3">
        <w:rPr>
          <w:rFonts w:ascii="Palatino Linotype" w:eastAsia="Palatino Linotype" w:hAnsi="Palatino Linotype" w:cs="Palatino Linotype"/>
          <w:lang w:val="en-GB"/>
        </w:rPr>
        <w:t xml:space="preserve"> presented within the target circle first, without being prompted by an onscreen question. They were then asked, via an onscreen question, whether they executed a “good eye movement”. 3. Each trial ended when the participant typed in the direction of the target </w:t>
      </w:r>
      <w:ins w:id="409" w:author="Alasdair Clarke" w:date="2016-02-03T14:21:00Z">
        <w:r w:rsidR="00E81BDA" w:rsidRPr="00616AD7">
          <w:rPr>
            <w:rFonts w:ascii="Palatino Linotype" w:eastAsia="Palatino Linotype" w:hAnsi="Palatino Linotype" w:cs="Palatino Linotype"/>
            <w:i/>
            <w:lang w:val="en-GB"/>
          </w:rPr>
          <w:t>c</w:t>
        </w:r>
      </w:ins>
      <w:r w:rsidRPr="002A0ED3">
        <w:rPr>
          <w:rFonts w:ascii="Palatino Linotype" w:eastAsia="Palatino Linotype" w:hAnsi="Palatino Linotype" w:cs="Palatino Linotype"/>
          <w:lang w:val="en-GB"/>
        </w:rPr>
        <w:t xml:space="preserve"> (‘f’ for forwards, ‘b’ for backwards). This allowed us to obtain reaction times which will be used as a measure of attentional capture.</w:t>
      </w:r>
    </w:p>
    <w:p w14:paraId="43CD5553" w14:textId="77777777" w:rsidR="00D21032" w:rsidRPr="002A0ED3" w:rsidRDefault="00D21032" w:rsidP="008D2AAF">
      <w:pPr>
        <w:pStyle w:val="BodyA"/>
        <w:jc w:val="both"/>
        <w:rPr>
          <w:rFonts w:ascii="Palatino Linotype" w:eastAsia="Palatino Linotype" w:hAnsi="Palatino Linotype" w:cs="Palatino Linotype"/>
          <w:lang w:val="en-GB"/>
        </w:rPr>
      </w:pPr>
    </w:p>
    <w:p w14:paraId="374F2632" w14:textId="7F0984B9" w:rsidR="00D21032" w:rsidRPr="00616AD7" w:rsidRDefault="009307AE" w:rsidP="008D2AAF">
      <w:pPr>
        <w:pStyle w:val="BodyA"/>
        <w:jc w:val="both"/>
        <w:rPr>
          <w:rFonts w:ascii="Palatino Linotype" w:eastAsia="Palatino Linotype" w:hAnsi="Palatino Linotype" w:cs="Palatino Linotype"/>
          <w:lang w:val="en-GB"/>
        </w:rPr>
      </w:pPr>
      <w:r w:rsidRPr="002A0ED3">
        <w:rPr>
          <w:rFonts w:ascii="Palatino Linotype" w:eastAsia="Palatino Linotype" w:hAnsi="Palatino Linotype" w:cs="Palatino Linotype"/>
          <w:lang w:val="en-GB"/>
        </w:rPr>
        <w:t>In total the experiment included 577 trials, with half of trials not including a distractor. In distractor trials, the</w:t>
      </w:r>
      <w:ins w:id="410" w:author="Alasdair Clarke" w:date="2016-02-03T14:30:00Z">
        <w:r w:rsidR="00E81BDA">
          <w:rPr>
            <w:rFonts w:ascii="Palatino Linotype" w:eastAsia="Palatino Linotype" w:hAnsi="Palatino Linotype" w:cs="Palatino Linotype"/>
            <w:lang w:val="en-GB"/>
          </w:rPr>
          <w:t xml:space="preserve"> </w:t>
        </w:r>
      </w:ins>
      <w:ins w:id="411" w:author="Alasdair Clarke" w:date="2016-02-03T14:21:00Z">
        <w:r w:rsidR="00E81BDA" w:rsidRPr="002A0ED3">
          <w:rPr>
            <w:rFonts w:ascii="Palatino Linotype" w:eastAsia="Palatino Linotype" w:hAnsi="Palatino Linotype" w:cs="Palatino Linotype"/>
            <w:i/>
            <w:lang w:val="en-GB"/>
          </w:rPr>
          <w:t>c</w:t>
        </w:r>
      </w:ins>
      <w:r w:rsidRPr="00616AD7">
        <w:rPr>
          <w:rFonts w:ascii="Palatino Linotype" w:eastAsia="Palatino Linotype" w:hAnsi="Palatino Linotype" w:cs="Palatino Linotype"/>
          <w:lang w:val="en-GB"/>
        </w:rPr>
        <w:t xml:space="preserve"> within the distractor was congruent with the discrimination target </w:t>
      </w:r>
      <w:ins w:id="412" w:author="Alasdair Clarke" w:date="2016-02-03T14:21:00Z">
        <w:r w:rsidR="00E81BDA" w:rsidRPr="00616AD7">
          <w:rPr>
            <w:rFonts w:ascii="Palatino Linotype" w:eastAsia="Palatino Linotype" w:hAnsi="Palatino Linotype" w:cs="Palatino Linotype"/>
            <w:i/>
            <w:lang w:val="en-GB"/>
          </w:rPr>
          <w:t>c</w:t>
        </w:r>
      </w:ins>
      <w:r w:rsidRPr="00616AD7">
        <w:rPr>
          <w:rFonts w:ascii="Palatino Linotype" w:eastAsia="Palatino Linotype" w:hAnsi="Palatino Linotype" w:cs="Palatino Linotype"/>
          <w:lang w:val="en-GB"/>
        </w:rPr>
        <w:t xml:space="preserve"> in the target circle on half of the trials.</w:t>
      </w:r>
    </w:p>
    <w:p w14:paraId="72792C38" w14:textId="77777777" w:rsidR="00D21032" w:rsidRPr="00616AD7" w:rsidRDefault="00D21032" w:rsidP="008D2AAF">
      <w:pPr>
        <w:pStyle w:val="BodyA"/>
        <w:jc w:val="both"/>
        <w:rPr>
          <w:rFonts w:ascii="Palatino Linotype" w:eastAsia="Palatino Linotype" w:hAnsi="Palatino Linotype" w:cs="Palatino Linotype"/>
          <w:lang w:val="en-GB"/>
        </w:rPr>
      </w:pPr>
    </w:p>
    <w:p w14:paraId="2DA25B4D" w14:textId="77777777" w:rsidR="00D21032" w:rsidRPr="00616AD7" w:rsidRDefault="00D21032" w:rsidP="008D2AAF">
      <w:pPr>
        <w:pStyle w:val="BodyA"/>
        <w:jc w:val="both"/>
        <w:rPr>
          <w:rFonts w:ascii="Palatino Linotype" w:eastAsia="Palatino Linotype" w:hAnsi="Palatino Linotype" w:cs="Palatino Linotype"/>
          <w:lang w:val="en-GB"/>
        </w:rPr>
      </w:pPr>
    </w:p>
    <w:tbl>
      <w:tblPr>
        <w:tblW w:w="58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05"/>
        <w:gridCol w:w="2906"/>
      </w:tblGrid>
      <w:tr w:rsidR="00D21032" w:rsidRPr="00E81BDA" w14:paraId="4092FA08" w14:textId="77777777" w:rsidTr="009F2E1F">
        <w:trPr>
          <w:trHeight w:val="409"/>
          <w:jc w:val="center"/>
        </w:trPr>
        <w:tc>
          <w:tcPr>
            <w:tcW w:w="2905" w:type="dxa"/>
            <w:tcBorders>
              <w:top w:val="nil"/>
              <w:left w:val="nil"/>
              <w:bottom w:val="nil"/>
              <w:right w:val="nil"/>
            </w:tcBorders>
            <w:shd w:val="clear" w:color="auto" w:fill="auto"/>
            <w:tcMar>
              <w:top w:w="80" w:type="dxa"/>
              <w:left w:w="80" w:type="dxa"/>
              <w:bottom w:w="80" w:type="dxa"/>
              <w:right w:w="80" w:type="dxa"/>
            </w:tcMar>
          </w:tcPr>
          <w:p w14:paraId="489575A9" w14:textId="77777777" w:rsidR="00D21032" w:rsidRPr="00616AD7"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eastAsia="en-US"/>
              </w:rPr>
              <w:drawing>
                <wp:inline distT="0" distB="0" distL="0" distR="0" wp14:anchorId="42B4A36C" wp14:editId="26EE3C07">
                  <wp:extent cx="1962150" cy="1800225"/>
                  <wp:effectExtent l="0" t="0" r="0" b="9525"/>
                  <wp:docPr id="1073741831"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31" name="image1.png" descr="Macintosh HD:Users:s09ac3:Documents:EyeMovementAwareness:AttentionalCapture:preview.png"/>
                          <pic:cNvPicPr>
                            <a:picLocks noChangeAspect="1"/>
                          </pic:cNvPicPr>
                        </pic:nvPicPr>
                        <pic:blipFill>
                          <a:blip r:embed="rId9">
                            <a:extLst/>
                          </a:blip>
                          <a:stretch>
                            <a:fillRect/>
                          </a:stretch>
                        </pic:blipFill>
                        <pic:spPr>
                          <a:xfrm>
                            <a:off x="0" y="0"/>
                            <a:ext cx="1961906" cy="1800001"/>
                          </a:xfrm>
                          <a:prstGeom prst="rect">
                            <a:avLst/>
                          </a:prstGeom>
                          <a:ln w="12700" cap="flat">
                            <a:noFill/>
                            <a:miter lim="400000"/>
                          </a:ln>
                          <a:effectLst/>
                        </pic:spPr>
                      </pic:pic>
                    </a:graphicData>
                  </a:graphic>
                </wp:inline>
              </w:drawing>
            </w:r>
          </w:p>
        </w:tc>
        <w:tc>
          <w:tcPr>
            <w:tcW w:w="2906" w:type="dxa"/>
            <w:tcBorders>
              <w:top w:val="nil"/>
              <w:left w:val="nil"/>
              <w:bottom w:val="nil"/>
              <w:right w:val="nil"/>
            </w:tcBorders>
            <w:shd w:val="clear" w:color="auto" w:fill="auto"/>
            <w:tcMar>
              <w:top w:w="80" w:type="dxa"/>
              <w:left w:w="80" w:type="dxa"/>
              <w:bottom w:w="80" w:type="dxa"/>
              <w:right w:w="80" w:type="dxa"/>
            </w:tcMar>
          </w:tcPr>
          <w:p w14:paraId="28CFA252" w14:textId="77777777" w:rsidR="00D21032" w:rsidRPr="00616AD7" w:rsidRDefault="009307AE" w:rsidP="008D2AAF">
            <w:pPr>
              <w:pStyle w:val="NoSpacing"/>
              <w:rPr>
                <w:lang w:val="en-GB"/>
              </w:rPr>
            </w:pPr>
            <w:r w:rsidRPr="00616AD7">
              <w:rPr>
                <w:lang w:val="en-GB"/>
              </w:rPr>
              <w:commentReference w:id="413"/>
            </w:r>
            <w:r w:rsidRPr="000A240A">
              <w:rPr>
                <w:rFonts w:ascii="Palatino Linotype" w:eastAsia="Palatino Linotype" w:hAnsi="Palatino Linotype" w:cs="Palatino Linotype"/>
                <w:noProof/>
                <w:sz w:val="24"/>
                <w:szCs w:val="24"/>
                <w:u w:color="417A84"/>
                <w:lang w:eastAsia="en-US"/>
              </w:rPr>
              <w:drawing>
                <wp:inline distT="0" distB="0" distL="0" distR="0" wp14:anchorId="1C81B18F" wp14:editId="36858CB2">
                  <wp:extent cx="1800225" cy="1800225"/>
                  <wp:effectExtent l="0" t="0" r="9525" b="9525"/>
                  <wp:docPr id="1073741832"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32" name="image2.png" descr="Macintosh HD:Users:s09ac3:Documents:EyeMovementAwareness:AttentionalCapture:stimulus.png"/>
                          <pic:cNvPicPr>
                            <a:picLocks noChangeAspect="1"/>
                          </pic:cNvPicPr>
                        </pic:nvPicPr>
                        <pic:blipFill>
                          <a:blip r:embed="rId10">
                            <a:extLst/>
                          </a:blip>
                          <a:stretch>
                            <a:fillRect/>
                          </a:stretch>
                        </pic:blipFill>
                        <pic:spPr>
                          <a:xfrm>
                            <a:off x="0" y="0"/>
                            <a:ext cx="1800001" cy="1800001"/>
                          </a:xfrm>
                          <a:prstGeom prst="rect">
                            <a:avLst/>
                          </a:prstGeom>
                          <a:ln w="12700" cap="flat">
                            <a:noFill/>
                            <a:miter lim="400000"/>
                          </a:ln>
                          <a:effectLst/>
                        </pic:spPr>
                      </pic:pic>
                    </a:graphicData>
                  </a:graphic>
                </wp:inline>
              </w:drawing>
            </w:r>
          </w:p>
        </w:tc>
      </w:tr>
      <w:tr w:rsidR="009F2E1F" w:rsidRPr="00E81BDA" w14:paraId="6895EE02" w14:textId="77777777" w:rsidTr="009F2E1F">
        <w:trPr>
          <w:trHeight w:val="409"/>
          <w:jc w:val="center"/>
        </w:trPr>
        <w:tc>
          <w:tcPr>
            <w:tcW w:w="2905" w:type="dxa"/>
            <w:tcBorders>
              <w:top w:val="nil"/>
              <w:left w:val="nil"/>
              <w:bottom w:val="nil"/>
              <w:right w:val="nil"/>
            </w:tcBorders>
            <w:shd w:val="clear" w:color="auto" w:fill="auto"/>
            <w:tcMar>
              <w:top w:w="80" w:type="dxa"/>
              <w:left w:w="80" w:type="dxa"/>
              <w:bottom w:w="80" w:type="dxa"/>
              <w:right w:w="80" w:type="dxa"/>
            </w:tcMar>
          </w:tcPr>
          <w:p w14:paraId="618EE15E" w14:textId="77777777" w:rsidR="009F2E1F" w:rsidRPr="00E81BDA" w:rsidRDefault="000A1E3F" w:rsidP="008D2AAF">
            <w:pPr>
              <w:pStyle w:val="NoSpacing"/>
              <w:rPr>
                <w:rFonts w:ascii="Palatino Linotype" w:eastAsia="Palatino Linotype" w:hAnsi="Palatino Linotype" w:cs="Palatino Linotype"/>
                <w:noProof/>
                <w:sz w:val="24"/>
                <w:szCs w:val="24"/>
                <w:u w:color="417A84"/>
                <w:lang w:val="en-GB"/>
              </w:rPr>
            </w:pPr>
            <w:r w:rsidRPr="000A240A">
              <w:rPr>
                <w:rFonts w:ascii="Palatino Linotype" w:eastAsia="Palatino Linotype" w:hAnsi="Palatino Linotype" w:cs="Palatino Linotype"/>
                <w:noProof/>
                <w:sz w:val="18"/>
                <w:szCs w:val="18"/>
                <w:lang w:eastAsia="en-US"/>
              </w:rPr>
              <mc:AlternateContent>
                <mc:Choice Requires="wps">
                  <w:drawing>
                    <wp:anchor distT="0" distB="0" distL="114300" distR="114300" simplePos="0" relativeHeight="251678720" behindDoc="0" locked="0" layoutInCell="1" allowOverlap="1" wp14:anchorId="3C736906" wp14:editId="3290D549">
                      <wp:simplePos x="0" y="0"/>
                      <wp:positionH relativeFrom="column">
                        <wp:posOffset>-1202690</wp:posOffset>
                      </wp:positionH>
                      <wp:positionV relativeFrom="paragraph">
                        <wp:posOffset>10795</wp:posOffset>
                      </wp:positionV>
                      <wp:extent cx="6048375" cy="1046480"/>
                      <wp:effectExtent l="0" t="0" r="9525"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046480"/>
                              </a:xfrm>
                              <a:prstGeom prst="rect">
                                <a:avLst/>
                              </a:prstGeom>
                              <a:solidFill>
                                <a:srgbClr val="FFFFFF"/>
                              </a:solidFill>
                              <a:ln w="9525">
                                <a:noFill/>
                                <a:miter lim="800000"/>
                                <a:headEnd/>
                                <a:tailEnd/>
                              </a:ln>
                            </wps:spPr>
                            <wps:txbx>
                              <w:txbxContent>
                                <w:p w14:paraId="6AAF2E27" w14:textId="26C82506" w:rsidR="000A1E3F" w:rsidRPr="008D2AAF" w:rsidRDefault="000A1E3F" w:rsidP="000A1E3F">
                                  <w:pPr>
                                    <w:pStyle w:val="BodyA"/>
                                    <w:jc w:val="both"/>
                                    <w:rPr>
                                      <w:rFonts w:ascii="Palatino Linotype" w:eastAsia="Palatino Linotype" w:hAnsi="Palatino Linotype" w:cs="Palatino Linotype"/>
                                      <w:color w:val="0432FF"/>
                                      <w:sz w:val="18"/>
                                      <w:szCs w:val="18"/>
                                    </w:rPr>
                                  </w:pPr>
                                  <w:r w:rsidRPr="009F2E1F">
                                    <w:rPr>
                                      <w:rFonts w:ascii="Palatino Linotype" w:eastAsia="Palatino Linotype" w:hAnsi="Palatino Linotype" w:cs="Palatino Linotype"/>
                                      <w:sz w:val="18"/>
                                      <w:szCs w:val="18"/>
                                    </w:rPr>
                                    <w:t>Figure 6: Example of the preview and stimuli screens presented during a distractor trial. Six orange circles are presented in a circular array around a central fixation cross, 5 circles change to red, 1 remains orange. Participants must saccade to the orange target and report the direction of the DT</w:t>
                                  </w:r>
                                  <w:r>
                                    <w:rPr>
                                      <w:rFonts w:ascii="Palatino Linotype" w:eastAsia="Palatino Linotype" w:hAnsi="Palatino Linotype" w:cs="Palatino Linotype"/>
                                      <w:sz w:val="18"/>
                                      <w:szCs w:val="18"/>
                                    </w:rPr>
                                    <w:t xml:space="preserve">, a </w:t>
                                  </w:r>
                                  <w:ins w:id="414" w:author="Alasdair Clarke" w:date="2016-02-03T14:21:00Z">
                                    <w:r w:rsidR="00E81BDA" w:rsidRPr="00616AD7">
                                      <w:rPr>
                                        <w:rFonts w:ascii="Palatino Linotype" w:eastAsia="Palatino Linotype" w:hAnsi="Palatino Linotype" w:cs="Palatino Linotype"/>
                                        <w:i/>
                                        <w:sz w:val="18"/>
                                        <w:szCs w:val="18"/>
                                      </w:rPr>
                                      <w:t>c</w:t>
                                    </w:r>
                                  </w:ins>
                                  <w:r>
                                    <w:rPr>
                                      <w:rFonts w:ascii="Palatino Linotype" w:eastAsia="Palatino Linotype" w:hAnsi="Palatino Linotype" w:cs="Palatino Linotype"/>
                                      <w:sz w:val="18"/>
                                      <w:szCs w:val="18"/>
                                    </w:rPr>
                                    <w:t>,</w:t>
                                  </w:r>
                                  <w:r w:rsidRPr="009F2E1F">
                                    <w:rPr>
                                      <w:rFonts w:ascii="Palatino Linotype" w:eastAsia="Palatino Linotype" w:hAnsi="Palatino Linotype" w:cs="Palatino Linotype"/>
                                      <w:sz w:val="18"/>
                                      <w:szCs w:val="18"/>
                                    </w:rPr>
                                    <w:t xml:space="preserve"> inside. As this is a distractor trial an additional red circle</w:t>
                                  </w:r>
                                  <w:r>
                                    <w:rPr>
                                      <w:rFonts w:ascii="Palatino Linotype" w:eastAsia="Palatino Linotype" w:hAnsi="Palatino Linotype" w:cs="Palatino Linotype"/>
                                      <w:sz w:val="18"/>
                                      <w:szCs w:val="18"/>
                                    </w:rPr>
                                    <w:t xml:space="preserve">, also containing a </w:t>
                                  </w:r>
                                  <w:ins w:id="415" w:author="Alasdair Clarke" w:date="2016-02-03T14:21:00Z">
                                    <w:r w:rsidR="00E81BDA">
                                      <w:rPr>
                                        <w:rFonts w:ascii="Palatino Linotype" w:eastAsia="Palatino Linotype" w:hAnsi="Palatino Linotype" w:cs="Palatino Linotype"/>
                                        <w:sz w:val="18"/>
                                        <w:szCs w:val="18"/>
                                      </w:rPr>
                                      <w:t>c</w:t>
                                    </w:r>
                                  </w:ins>
                                  <w:r>
                                    <w:rPr>
                                      <w:rFonts w:ascii="Palatino Linotype" w:eastAsia="Palatino Linotype" w:hAnsi="Palatino Linotype" w:cs="Palatino Linotype"/>
                                      <w:sz w:val="18"/>
                                      <w:szCs w:val="18"/>
                                    </w:rPr>
                                    <w:t>,</w:t>
                                  </w:r>
                                  <w:r w:rsidRPr="009F2E1F">
                                    <w:rPr>
                                      <w:rFonts w:ascii="Palatino Linotype" w:eastAsia="Palatino Linotype" w:hAnsi="Palatino Linotype" w:cs="Palatino Linotype"/>
                                      <w:sz w:val="18"/>
                                      <w:szCs w:val="18"/>
                                    </w:rPr>
                                    <w:t xml:space="preserve"> is presented between two previously presented circles.</w:t>
                                  </w:r>
                                  <w:r>
                                    <w:rPr>
                                      <w:rFonts w:ascii="Palatino Linotype" w:eastAsia="Palatino Linotype" w:hAnsi="Palatino Linotype" w:cs="Palatino Linotype"/>
                                      <w:sz w:val="18"/>
                                      <w:szCs w:val="18"/>
                                    </w:rPr>
                                    <w:t xml:space="preserve">  In half of the trials the </w:t>
                                  </w:r>
                                  <w:ins w:id="416" w:author="Alasdair Clarke" w:date="2016-02-03T14:21:00Z">
                                    <w:r w:rsidR="00E81BDA" w:rsidRPr="00616AD7">
                                      <w:rPr>
                                        <w:rFonts w:ascii="Palatino Linotype" w:eastAsia="Palatino Linotype" w:hAnsi="Palatino Linotype" w:cs="Palatino Linotype"/>
                                        <w:i/>
                                        <w:sz w:val="18"/>
                                        <w:szCs w:val="18"/>
                                      </w:rPr>
                                      <w:t>c</w:t>
                                    </w:r>
                                  </w:ins>
                                  <w:r>
                                    <w:rPr>
                                      <w:rFonts w:ascii="Palatino Linotype" w:eastAsia="Palatino Linotype" w:hAnsi="Palatino Linotype" w:cs="Palatino Linotype"/>
                                      <w:sz w:val="18"/>
                                      <w:szCs w:val="18"/>
                                    </w:rPr>
                                    <w:t xml:space="preserve"> in the distractor in congruent with the target, in the other half it is incongruent. </w:t>
                                  </w:r>
                                </w:p>
                                <w:p w14:paraId="5D8A6F93" w14:textId="77777777" w:rsidR="000A1E3F" w:rsidRDefault="000A1E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736906" id="_x0000_t202" coordsize="21600,21600" o:spt="202" path="m0,0l0,21600,21600,21600,21600,0xe">
                      <v:stroke joinstyle="miter"/>
                      <v:path gradientshapeok="t" o:connecttype="rect"/>
                    </v:shapetype>
                    <v:shape id="Text_x0020_Box_x0020_2" o:spid="_x0000_s1026" type="#_x0000_t202" style="position:absolute;left:0;text-align:left;margin-left:-94.7pt;margin-top:.85pt;width:476.25pt;height:82.4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" stroked="f">
                      <v:textbox style="mso-fit-shape-to-text:t">
                        <w:txbxContent>
                          <w:p w14:paraId="6AAF2E27" w14:textId="26C82506" w:rsidR="000A1E3F" w:rsidRPr="008D2AAF" w:rsidRDefault="000A1E3F" w:rsidP="000A1E3F">
                            <w:pPr>
                              <w:pStyle w:val="BodyA"/>
                              <w:jc w:val="both"/>
                              <w:rPr>
                                <w:rFonts w:ascii="Palatino Linotype" w:eastAsia="Palatino Linotype" w:hAnsi="Palatino Linotype" w:cs="Palatino Linotype"/>
                                <w:color w:val="0432FF"/>
                                <w:sz w:val="18"/>
                                <w:szCs w:val="18"/>
                              </w:rPr>
                            </w:pPr>
                            <w:r w:rsidRPr="009F2E1F">
                              <w:rPr>
                                <w:rFonts w:ascii="Palatino Linotype" w:eastAsia="Palatino Linotype" w:hAnsi="Palatino Linotype" w:cs="Palatino Linotype"/>
                                <w:sz w:val="18"/>
                                <w:szCs w:val="18"/>
                              </w:rPr>
                              <w:t>Figure 6: Example of the preview and stimuli screens presented during a distractor trial. Six orange circles are presented in a circular array around a central fixation cross, 5 circles change to red, 1 remains orange. Participants must saccade to the orange target and report the direction of the DT</w:t>
                            </w:r>
                            <w:r>
                              <w:rPr>
                                <w:rFonts w:ascii="Palatino Linotype" w:eastAsia="Palatino Linotype" w:hAnsi="Palatino Linotype" w:cs="Palatino Linotype"/>
                                <w:sz w:val="18"/>
                                <w:szCs w:val="18"/>
                              </w:rPr>
                              <w:t xml:space="preserve">, a </w:t>
                            </w:r>
                            <w:ins w:id="417" w:author="Alasdair Clarke" w:date="2016-02-03T14:21:00Z">
                              <w:r w:rsidR="00E81BDA" w:rsidRPr="00616AD7">
                                <w:rPr>
                                  <w:rFonts w:ascii="Palatino Linotype" w:eastAsia="Palatino Linotype" w:hAnsi="Palatino Linotype" w:cs="Palatino Linotype"/>
                                  <w:i/>
                                  <w:sz w:val="18"/>
                                  <w:szCs w:val="18"/>
                                </w:rPr>
                                <w:t>c</w:t>
                              </w:r>
                            </w:ins>
                            <w:r>
                              <w:rPr>
                                <w:rFonts w:ascii="Palatino Linotype" w:eastAsia="Palatino Linotype" w:hAnsi="Palatino Linotype" w:cs="Palatino Linotype"/>
                                <w:sz w:val="18"/>
                                <w:szCs w:val="18"/>
                              </w:rPr>
                              <w:t>,</w:t>
                            </w:r>
                            <w:r w:rsidRPr="009F2E1F">
                              <w:rPr>
                                <w:rFonts w:ascii="Palatino Linotype" w:eastAsia="Palatino Linotype" w:hAnsi="Palatino Linotype" w:cs="Palatino Linotype"/>
                                <w:sz w:val="18"/>
                                <w:szCs w:val="18"/>
                              </w:rPr>
                              <w:t xml:space="preserve"> inside. As this is a distractor trial an additional red circle</w:t>
                            </w:r>
                            <w:r>
                              <w:rPr>
                                <w:rFonts w:ascii="Palatino Linotype" w:eastAsia="Palatino Linotype" w:hAnsi="Palatino Linotype" w:cs="Palatino Linotype"/>
                                <w:sz w:val="18"/>
                                <w:szCs w:val="18"/>
                              </w:rPr>
                              <w:t xml:space="preserve">, also containing a </w:t>
                            </w:r>
                            <w:ins w:id="418" w:author="Alasdair Clarke" w:date="2016-02-03T14:21:00Z">
                              <w:r w:rsidR="00E81BDA">
                                <w:rPr>
                                  <w:rFonts w:ascii="Palatino Linotype" w:eastAsia="Palatino Linotype" w:hAnsi="Palatino Linotype" w:cs="Palatino Linotype"/>
                                  <w:sz w:val="18"/>
                                  <w:szCs w:val="18"/>
                                </w:rPr>
                                <w:t>c</w:t>
                              </w:r>
                            </w:ins>
                            <w:r>
                              <w:rPr>
                                <w:rFonts w:ascii="Palatino Linotype" w:eastAsia="Palatino Linotype" w:hAnsi="Palatino Linotype" w:cs="Palatino Linotype"/>
                                <w:sz w:val="18"/>
                                <w:szCs w:val="18"/>
                              </w:rPr>
                              <w:t>,</w:t>
                            </w:r>
                            <w:r w:rsidRPr="009F2E1F">
                              <w:rPr>
                                <w:rFonts w:ascii="Palatino Linotype" w:eastAsia="Palatino Linotype" w:hAnsi="Palatino Linotype" w:cs="Palatino Linotype"/>
                                <w:sz w:val="18"/>
                                <w:szCs w:val="18"/>
                              </w:rPr>
                              <w:t xml:space="preserve"> is presented between two previously presented circles.</w:t>
                            </w:r>
                            <w:r>
                              <w:rPr>
                                <w:rFonts w:ascii="Palatino Linotype" w:eastAsia="Palatino Linotype" w:hAnsi="Palatino Linotype" w:cs="Palatino Linotype"/>
                                <w:sz w:val="18"/>
                                <w:szCs w:val="18"/>
                              </w:rPr>
                              <w:t xml:space="preserve">  In half of the trials the </w:t>
                            </w:r>
                            <w:ins w:id="419" w:author="Alasdair Clarke" w:date="2016-02-03T14:21:00Z">
                              <w:r w:rsidR="00E81BDA" w:rsidRPr="00616AD7">
                                <w:rPr>
                                  <w:rFonts w:ascii="Palatino Linotype" w:eastAsia="Palatino Linotype" w:hAnsi="Palatino Linotype" w:cs="Palatino Linotype"/>
                                  <w:i/>
                                  <w:sz w:val="18"/>
                                  <w:szCs w:val="18"/>
                                </w:rPr>
                                <w:t>c</w:t>
                              </w:r>
                            </w:ins>
                            <w:r>
                              <w:rPr>
                                <w:rFonts w:ascii="Palatino Linotype" w:eastAsia="Palatino Linotype" w:hAnsi="Palatino Linotype" w:cs="Palatino Linotype"/>
                                <w:sz w:val="18"/>
                                <w:szCs w:val="18"/>
                              </w:rPr>
                              <w:t xml:space="preserve"> in the distractor in congruent with the target, in the other half it is incongruent. </w:t>
                            </w:r>
                          </w:p>
                          <w:p w14:paraId="5D8A6F93" w14:textId="77777777" w:rsidR="000A1E3F" w:rsidRDefault="000A1E3F"/>
                        </w:txbxContent>
                      </v:textbox>
                    </v:shape>
                  </w:pict>
                </mc:Fallback>
              </mc:AlternateContent>
            </w:r>
          </w:p>
        </w:tc>
        <w:tc>
          <w:tcPr>
            <w:tcW w:w="2906" w:type="dxa"/>
            <w:tcBorders>
              <w:top w:val="nil"/>
              <w:left w:val="nil"/>
              <w:bottom w:val="nil"/>
              <w:right w:val="nil"/>
            </w:tcBorders>
            <w:shd w:val="clear" w:color="auto" w:fill="auto"/>
            <w:tcMar>
              <w:top w:w="80" w:type="dxa"/>
              <w:left w:w="80" w:type="dxa"/>
              <w:bottom w:w="80" w:type="dxa"/>
              <w:right w:w="80" w:type="dxa"/>
            </w:tcMar>
          </w:tcPr>
          <w:p w14:paraId="4168B288" w14:textId="77777777" w:rsidR="009F2E1F" w:rsidRPr="00616AD7" w:rsidRDefault="009F2E1F" w:rsidP="008D2AAF">
            <w:pPr>
              <w:pStyle w:val="NoSpacing"/>
              <w:rPr>
                <w:lang w:val="en-GB"/>
              </w:rPr>
            </w:pPr>
          </w:p>
        </w:tc>
      </w:tr>
    </w:tbl>
    <w:p w14:paraId="5AD8C46D" w14:textId="77777777" w:rsidR="000A1E3F" w:rsidRPr="00616AD7" w:rsidRDefault="000A1E3F" w:rsidP="008D2AAF">
      <w:pPr>
        <w:pStyle w:val="BodyA"/>
        <w:jc w:val="both"/>
        <w:rPr>
          <w:rFonts w:ascii="Palatino Linotype" w:eastAsia="Palatino Linotype" w:hAnsi="Palatino Linotype" w:cs="Palatino Linotype"/>
          <w:sz w:val="18"/>
          <w:szCs w:val="18"/>
          <w:lang w:val="en-GB"/>
        </w:rPr>
      </w:pPr>
    </w:p>
    <w:p w14:paraId="48F4738C" w14:textId="77777777" w:rsidR="000A1E3F" w:rsidRPr="00616AD7" w:rsidRDefault="000A1E3F" w:rsidP="008D2AAF">
      <w:pPr>
        <w:pStyle w:val="BodyA"/>
        <w:jc w:val="both"/>
        <w:rPr>
          <w:rFonts w:ascii="Palatino Linotype" w:eastAsia="Palatino Linotype" w:hAnsi="Palatino Linotype" w:cs="Palatino Linotype"/>
          <w:sz w:val="18"/>
          <w:szCs w:val="18"/>
          <w:lang w:val="en-GB"/>
        </w:rPr>
      </w:pPr>
    </w:p>
    <w:p w14:paraId="6501958D" w14:textId="77777777" w:rsidR="000A1E3F" w:rsidRPr="00616AD7" w:rsidRDefault="000A1E3F" w:rsidP="008D2AAF">
      <w:pPr>
        <w:pStyle w:val="BodyA"/>
        <w:jc w:val="both"/>
        <w:rPr>
          <w:rFonts w:ascii="Palatino Linotype" w:eastAsia="Palatino Linotype" w:hAnsi="Palatino Linotype" w:cs="Palatino Linotype"/>
          <w:sz w:val="18"/>
          <w:szCs w:val="18"/>
          <w:lang w:val="en-GB"/>
        </w:rPr>
      </w:pPr>
    </w:p>
    <w:p w14:paraId="08D33E4F" w14:textId="77777777" w:rsidR="00E7721B" w:rsidRPr="00616AD7" w:rsidRDefault="00E7721B" w:rsidP="008D2AAF">
      <w:pPr>
        <w:pStyle w:val="BodyA"/>
        <w:jc w:val="both"/>
        <w:rPr>
          <w:lang w:val="en-GB"/>
        </w:rPr>
      </w:pPr>
    </w:p>
    <w:p w14:paraId="2B0A0862" w14:textId="77777777" w:rsidR="00D21032" w:rsidRPr="00616AD7"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616AD7">
        <w:rPr>
          <w:rFonts w:ascii="Palatino Linotype" w:eastAsia="Palatino Linotype" w:hAnsi="Palatino Linotype" w:cs="Palatino Linotype"/>
          <w:b/>
          <w:bCs/>
          <w:iCs/>
          <w:smallCaps/>
          <w:sz w:val="26"/>
          <w:szCs w:val="26"/>
          <w:lang w:val="en-GB"/>
        </w:rPr>
        <w:lastRenderedPageBreak/>
        <w:t>Results</w:t>
      </w:r>
    </w:p>
    <w:p w14:paraId="3AF06D78" w14:textId="71FBB23C" w:rsidR="00D21032" w:rsidRPr="00616AD7" w:rsidDel="00E81BDA" w:rsidRDefault="00AA66A5" w:rsidP="008D2AAF">
      <w:pPr>
        <w:pStyle w:val="Heading3"/>
        <w:pBdr>
          <w:top w:val="nil"/>
        </w:pBdr>
        <w:spacing w:before="200" w:after="0" w:line="271" w:lineRule="auto"/>
        <w:ind w:firstLine="720"/>
        <w:jc w:val="both"/>
        <w:rPr>
          <w:del w:id="420" w:author="Alasdair Clarke" w:date="2016-02-03T14:29:00Z"/>
          <w:rFonts w:ascii="Palatino Linotype" w:eastAsia="Palatino Linotype" w:hAnsi="Palatino Linotype" w:cs="Palatino Linotype"/>
          <w:bCs/>
          <w:i/>
          <w:iCs/>
          <w:smallCaps/>
          <w:sz w:val="26"/>
          <w:szCs w:val="26"/>
          <w:lang w:val="en-GB"/>
        </w:rPr>
      </w:pPr>
      <w:del w:id="421" w:author="Alasdair Clarke" w:date="2016-02-03T14:29:00Z">
        <w:r w:rsidRPr="00616AD7" w:rsidDel="00E81BDA">
          <w:rPr>
            <w:rFonts w:ascii="Palatino Linotype" w:eastAsia="Palatino Linotype" w:hAnsi="Palatino Linotype" w:cs="Palatino Linotype"/>
            <w:bCs/>
            <w:i/>
            <w:iCs/>
            <w:smallCaps/>
            <w:sz w:val="26"/>
            <w:szCs w:val="26"/>
            <w:lang w:val="en-GB"/>
          </w:rPr>
          <w:delText>Perceptual Discrimination</w:delText>
        </w:r>
      </w:del>
    </w:p>
    <w:p w14:paraId="34A47494" w14:textId="4B28DF03" w:rsidR="00D21032" w:rsidRPr="00665B4A" w:rsidDel="00E81BDA" w:rsidRDefault="009307AE">
      <w:pPr>
        <w:pStyle w:val="BodyA"/>
        <w:jc w:val="both"/>
        <w:rPr>
          <w:del w:id="422" w:author="Alasdair Clarke" w:date="2016-02-03T14:29:00Z"/>
          <w:rFonts w:ascii="Palatino Linotype" w:eastAsia="Palatino Linotype" w:hAnsi="Palatino Linotype" w:cs="Palatino Linotype"/>
          <w:lang w:val="en-GB"/>
        </w:rPr>
      </w:pPr>
      <w:r w:rsidRPr="00616AD7">
        <w:rPr>
          <w:rFonts w:ascii="Palatino Linotype" w:eastAsia="Palatino Linotype" w:hAnsi="Palatino Linotype" w:cs="Palatino Linotype"/>
          <w:lang w:val="en-GB"/>
        </w:rPr>
        <w:t xml:space="preserve">Participant’s mean percentage of trials in which they successfully discriminated the perceptual target, a </w:t>
      </w:r>
      <w:r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or reversed </w:t>
      </w:r>
      <w:ins w:id="423" w:author="Alasdair Clarke" w:date="2016-02-03T14:21:00Z">
        <w:r w:rsidR="00E81BDA" w:rsidRPr="00665B4A">
          <w:rPr>
            <w:rFonts w:ascii="Palatino Linotype" w:eastAsia="Palatino Linotype" w:hAnsi="Palatino Linotype" w:cs="Palatino Linotype"/>
            <w:i/>
            <w:lang w:val="en-GB"/>
          </w:rPr>
          <w:t>c</w:t>
        </w:r>
      </w:ins>
      <w:r w:rsidRPr="00665B4A">
        <w:rPr>
          <w:rFonts w:ascii="Palatino Linotype" w:eastAsia="Palatino Linotype" w:hAnsi="Palatino Linotype" w:cs="Palatino Linotype"/>
          <w:lang w:val="en-GB"/>
        </w:rPr>
        <w:t>, presented in the target circle, was 96%. One participant achieved perceptual accuracy of 76% with all other participants correctly identifying the discrimination target on over 94% of trials.</w:t>
      </w:r>
    </w:p>
    <w:p w14:paraId="24191F65" w14:textId="6A54F2A5" w:rsidR="009F2E1F" w:rsidRPr="00665B4A" w:rsidDel="00E81BDA" w:rsidRDefault="009F2E1F">
      <w:pPr>
        <w:pStyle w:val="BodyA"/>
        <w:jc w:val="both"/>
        <w:rPr>
          <w:del w:id="424" w:author="Alasdair Clarke" w:date="2016-02-03T14:29:00Z"/>
          <w:rFonts w:ascii="Palatino Linotype" w:eastAsia="Palatino Linotype" w:hAnsi="Palatino Linotype" w:cs="Palatino Linotype"/>
          <w:color w:val="0432FF"/>
          <w:lang w:val="en-GB"/>
        </w:rPr>
      </w:pPr>
    </w:p>
    <w:p w14:paraId="72D6200F" w14:textId="4DDC895F" w:rsidR="00D21032" w:rsidRPr="00665B4A" w:rsidDel="00E81BDA" w:rsidRDefault="00AA66A5">
      <w:pPr>
        <w:pStyle w:val="BodyA"/>
        <w:jc w:val="both"/>
        <w:rPr>
          <w:del w:id="425" w:author="Alasdair Clarke" w:date="2016-02-03T14:29:00Z"/>
          <w:rFonts w:ascii="Palatino Linotype" w:eastAsia="Palatino Linotype" w:hAnsi="Palatino Linotype" w:cs="Palatino Linotype"/>
          <w:bCs/>
          <w:i/>
          <w:iCs/>
          <w:smallCaps/>
          <w:sz w:val="26"/>
          <w:szCs w:val="26"/>
          <w:lang w:val="en-GB"/>
        </w:rPr>
        <w:pPrChange w:id="426" w:author="Alasdair Clarke" w:date="2016-02-03T14:29:00Z">
          <w:pPr>
            <w:pStyle w:val="Heading3"/>
            <w:pBdr>
              <w:top w:val="nil"/>
            </w:pBdr>
            <w:spacing w:before="200" w:after="0" w:line="271" w:lineRule="auto"/>
            <w:ind w:firstLine="720"/>
            <w:jc w:val="both"/>
          </w:pPr>
        </w:pPrChange>
      </w:pPr>
      <w:del w:id="427" w:author="Alasdair Clarke" w:date="2016-02-03T14:29:00Z">
        <w:r w:rsidRPr="00665B4A" w:rsidDel="00E81BDA">
          <w:rPr>
            <w:rFonts w:ascii="Palatino Linotype" w:eastAsia="Palatino Linotype" w:hAnsi="Palatino Linotype" w:cs="Palatino Linotype"/>
            <w:bCs/>
            <w:i/>
            <w:iCs/>
            <w:smallCaps/>
            <w:sz w:val="26"/>
            <w:szCs w:val="26"/>
            <w:lang w:val="en-GB"/>
          </w:rPr>
          <w:delText>Eye movement awareness</w:delText>
        </w:r>
      </w:del>
    </w:p>
    <w:p w14:paraId="1B98CC66" w14:textId="14CE0696" w:rsidR="00ED4800" w:rsidRDefault="00E81BDA" w:rsidP="008D2AAF">
      <w:pPr>
        <w:pStyle w:val="BodyA"/>
        <w:jc w:val="both"/>
        <w:rPr>
          <w:ins w:id="428" w:author="Alasdair Clarke" w:date="2016-02-03T15:19:00Z"/>
          <w:rFonts w:ascii="Palatino Linotype" w:eastAsia="Palatino Linotype" w:hAnsi="Palatino Linotype" w:cs="Palatino Linotype"/>
          <w:lang w:val="en-GB"/>
        </w:rPr>
      </w:pPr>
      <w:ins w:id="429" w:author="Alasdair Clarke" w:date="2016-02-03T14:30:00Z">
        <w:r>
          <w:rPr>
            <w:rFonts w:ascii="Palatino Linotype" w:eastAsia="Palatino Linotype" w:hAnsi="Palatino Linotype" w:cs="Palatino Linotype"/>
            <w:lang w:val="en-GB"/>
          </w:rPr>
          <w:t xml:space="preserve"> </w:t>
        </w:r>
      </w:ins>
      <w:r w:rsidR="00DB550A" w:rsidRPr="00665B4A">
        <w:rPr>
          <w:rFonts w:ascii="Palatino Linotype" w:eastAsia="Palatino Linotype" w:hAnsi="Palatino Linotype" w:cs="Palatino Linotype"/>
          <w:lang w:val="en-GB"/>
        </w:rPr>
        <w:t xml:space="preserve">Figure 7 shows the number of trials classified as “good” and “bad” for each participant, and within each of these categories the number of trials the participant responded “yes” (good) or “no” (bad). Awareness is looked at individually for all three conditions. </w:t>
      </w:r>
      <w:r w:rsidR="009307AE" w:rsidRPr="00665B4A">
        <w:rPr>
          <w:rFonts w:ascii="Palatino Linotype" w:eastAsia="Palatino Linotype" w:hAnsi="Palatino Linotype" w:cs="Palatino Linotype"/>
          <w:lang w:val="en-GB"/>
        </w:rPr>
        <w:t xml:space="preserve">Similar to Experiments 1 and 2, we collapsed over all target and distracter conditions and </w:t>
      </w:r>
      <w:r w:rsidR="00594B98" w:rsidRPr="00665B4A">
        <w:rPr>
          <w:rFonts w:ascii="Palatino Linotype" w:eastAsia="Palatino Linotype" w:hAnsi="Palatino Linotype" w:cs="Palatino Linotype"/>
          <w:lang w:val="en-GB"/>
        </w:rPr>
        <w:t>categorise</w:t>
      </w:r>
      <w:r w:rsidR="009307AE" w:rsidRPr="00665B4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0A1E3F" w:rsidRPr="00665B4A">
        <w:rPr>
          <w:rFonts w:ascii="Palatino Linotype" w:eastAsia="Palatino Linotype" w:hAnsi="Palatino Linotype" w:cs="Palatino Linotype"/>
          <w:lang w:val="en-GB"/>
        </w:rPr>
        <w:t>center</w:t>
      </w:r>
      <w:proofErr w:type="spellEnd"/>
      <w:r w:rsidR="009307AE" w:rsidRPr="00665B4A">
        <w:rPr>
          <w:rFonts w:ascii="Palatino Linotype" w:eastAsia="Palatino Linotype" w:hAnsi="Palatino Linotype" w:cs="Palatino Linotype"/>
          <w:lang w:val="en-GB"/>
        </w:rPr>
        <w:t xml:space="preserve"> of the target. We then classed trials in which the total path length was between 1-</w:t>
      </w:r>
      <w:proofErr w:type="gramStart"/>
      <w:r w:rsidR="009307AE" w:rsidRPr="00665B4A">
        <w:rPr>
          <w:rFonts w:ascii="Palatino Linotype" w:eastAsia="Palatino Linotype" w:hAnsi="Palatino Linotype" w:cs="Palatino Linotype"/>
          <w:i/>
          <w:iCs/>
          <w:lang w:val="en-GB"/>
        </w:rPr>
        <w:t>a</w:t>
      </w:r>
      <w:proofErr w:type="gramEnd"/>
      <w:r w:rsidR="009307AE" w:rsidRPr="00665B4A">
        <w:rPr>
          <w:rFonts w:ascii="Palatino Linotype" w:eastAsia="Palatino Linotype" w:hAnsi="Palatino Linotype" w:cs="Palatino Linotype"/>
          <w:lang w:val="en-GB"/>
        </w:rPr>
        <w:t xml:space="preserve"> and 1+</w:t>
      </w:r>
      <w:r w:rsidR="009307AE" w:rsidRPr="00665B4A">
        <w:rPr>
          <w:rFonts w:ascii="Palatino Linotype" w:eastAsia="Palatino Linotype" w:hAnsi="Palatino Linotype" w:cs="Palatino Linotype"/>
          <w:i/>
          <w:iCs/>
          <w:lang w:val="en-GB"/>
        </w:rPr>
        <w:t>a</w:t>
      </w:r>
      <w:r w:rsidR="009307AE" w:rsidRPr="00665B4A">
        <w:rPr>
          <w:rFonts w:ascii="Palatino Linotype" w:eastAsia="Palatino Linotype" w:hAnsi="Palatino Linotype" w:cs="Palatino Linotype"/>
          <w:lang w:val="en-GB"/>
        </w:rPr>
        <w:t xml:space="preserve"> as “good” (</w:t>
      </w:r>
      <w:r w:rsidR="009307AE" w:rsidRPr="00665B4A">
        <w:rPr>
          <w:rFonts w:ascii="Palatino Linotype" w:eastAsia="Palatino Linotype" w:hAnsi="Palatino Linotype" w:cs="Palatino Linotype"/>
          <w:i/>
          <w:iCs/>
          <w:lang w:val="en-GB"/>
        </w:rPr>
        <w:t>a</w:t>
      </w:r>
      <w:r w:rsidR="00555DB3" w:rsidRPr="00665B4A">
        <w:rPr>
          <w:rFonts w:ascii="Palatino Linotype" w:eastAsia="Palatino Linotype" w:hAnsi="Palatino Linotype" w:cs="Palatino Linotype"/>
          <w:lang w:val="en-GB"/>
        </w:rPr>
        <w:t xml:space="preserve">=0.2 unit). </w:t>
      </w:r>
    </w:p>
    <w:p w14:paraId="3EDF7212" w14:textId="77777777" w:rsidR="00ED4800" w:rsidRDefault="00ED4800">
      <w:pPr>
        <w:rPr>
          <w:ins w:id="430" w:author="Alasdair Clarke" w:date="2016-02-03T15:19:00Z"/>
          <w:rFonts w:ascii="Palatino Linotype" w:eastAsia="Palatino Linotype" w:hAnsi="Palatino Linotype" w:cs="Palatino Linotype"/>
          <w:color w:val="000000"/>
          <w:sz w:val="22"/>
          <w:szCs w:val="22"/>
          <w:u w:color="000000"/>
          <w:lang w:val="en-GB" w:eastAsia="en-GB"/>
        </w:rPr>
      </w:pPr>
      <w:ins w:id="431" w:author="Alasdair Clarke" w:date="2016-02-03T15:19:00Z">
        <w:r>
          <w:rPr>
            <w:rFonts w:ascii="Palatino Linotype" w:eastAsia="Palatino Linotype" w:hAnsi="Palatino Linotype" w:cs="Palatino Linotype"/>
            <w:lang w:val="en-GB"/>
          </w:rPr>
          <w:br w:type="page"/>
        </w:r>
      </w:ins>
    </w:p>
    <w:p w14:paraId="34AE10FA" w14:textId="77777777"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4FE61CBA" w14:textId="5FF1A7FF" w:rsidR="00D21032" w:rsidRPr="00665B4A" w:rsidRDefault="00ED4800"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inline distT="0" distB="0" distL="0" distR="0" wp14:anchorId="0FCA7F55" wp14:editId="1C33F0F1">
            <wp:extent cx="6933565" cy="3905250"/>
            <wp:effectExtent l="0" t="0" r="635" b="6350"/>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33565" cy="3905250"/>
                    </a:xfrm>
                    <a:prstGeom prst="rect">
                      <a:avLst/>
                    </a:prstGeom>
                    <a:ln w="12700" cap="flat">
                      <a:noFill/>
                      <a:miter lim="400000"/>
                    </a:ln>
                    <a:effectLst/>
                  </pic:spPr>
                </pic:pic>
              </a:graphicData>
            </a:graphic>
          </wp:inline>
        </w:drawing>
      </w:r>
    </w:p>
    <w:p w14:paraId="49E8E3D6" w14:textId="10E2008A"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20F5A342" w14:textId="77777777" w:rsidR="00D21032" w:rsidRPr="00E81BDA" w:rsidRDefault="00DB550A" w:rsidP="008D2AAF">
      <w:pPr>
        <w:pStyle w:val="BodyA"/>
        <w:jc w:val="both"/>
        <w:rPr>
          <w:rFonts w:ascii="Palatino Linotype" w:eastAsia="Palatino Linotype" w:hAnsi="Palatino Linotype" w:cs="Palatino Linotype"/>
          <w:i/>
          <w:iCs/>
          <w:sz w:val="24"/>
          <w:szCs w:val="24"/>
          <w:lang w:val="en-GB"/>
          <w:rPrChange w:id="432" w:author="Alasdair Clarke" w:date="2016-02-03T14:28:00Z">
            <w:rPr>
              <w:rFonts w:ascii="Palatino Linotype" w:eastAsia="Palatino Linotype" w:hAnsi="Palatino Linotype" w:cs="Palatino Linotype"/>
              <w:i/>
              <w:iCs/>
              <w:sz w:val="24"/>
              <w:szCs w:val="24"/>
            </w:rPr>
          </w:rPrChange>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0528" behindDoc="0" locked="0" layoutInCell="1" allowOverlap="1" wp14:anchorId="5072D231" wp14:editId="5FF67F29">
                <wp:simplePos x="0" y="0"/>
                <wp:positionH relativeFrom="column">
                  <wp:align>center</wp:align>
                </wp:positionH>
                <wp:positionV relativeFrom="paragraph">
                  <wp:posOffset>0</wp:posOffset>
                </wp:positionV>
                <wp:extent cx="6096000" cy="73850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w="9525">
                          <a:noFill/>
                          <a:miter lim="800000"/>
                          <a:headEnd/>
                          <a:tailEnd/>
                        </a:ln>
                      </wps:spPr>
                      <wps:txbx>
                        <w:txbxContent>
                          <w:p w14:paraId="1B8F7767" w14:textId="77777777"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Figure 7</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2D231" id="_x0000_s1027" type="#_x0000_t202" style="position:absolute;left:0;text-align:left;margin-left:0;margin-top:0;width:480pt;height:58.1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" stroked="f">
                <v:textbox style="mso-fit-shape-to-text:t">
                  <w:txbxContent>
                    <w:p w14:paraId="1B8F7767" w14:textId="77777777"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Figure 7</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v:textbox>
              </v:shape>
            </w:pict>
          </mc:Fallback>
        </mc:AlternateContent>
      </w:r>
    </w:p>
    <w:p w14:paraId="0A84D7D2" w14:textId="77777777" w:rsidR="00D21032" w:rsidRPr="00E81BDA" w:rsidRDefault="00D21032" w:rsidP="008D2AAF">
      <w:pPr>
        <w:pStyle w:val="BodyA"/>
        <w:jc w:val="both"/>
        <w:rPr>
          <w:rFonts w:ascii="Palatino Linotype" w:eastAsia="Palatino Linotype" w:hAnsi="Palatino Linotype" w:cs="Palatino Linotype"/>
          <w:i/>
          <w:iCs/>
          <w:sz w:val="24"/>
          <w:szCs w:val="24"/>
          <w:lang w:val="en-GB"/>
          <w:rPrChange w:id="433" w:author="Alasdair Clarke" w:date="2016-02-03T14:28:00Z">
            <w:rPr>
              <w:rFonts w:ascii="Palatino Linotype" w:eastAsia="Palatino Linotype" w:hAnsi="Palatino Linotype" w:cs="Palatino Linotype"/>
              <w:i/>
              <w:iCs/>
              <w:sz w:val="24"/>
              <w:szCs w:val="24"/>
            </w:rPr>
          </w:rPrChange>
        </w:rPr>
      </w:pPr>
    </w:p>
    <w:p w14:paraId="255859A6" w14:textId="77777777" w:rsidR="00DB550A" w:rsidRPr="00E81BDA" w:rsidRDefault="00DB550A" w:rsidP="008D2AAF">
      <w:pPr>
        <w:pStyle w:val="BodyA"/>
        <w:jc w:val="both"/>
        <w:rPr>
          <w:rFonts w:ascii="Palatino Linotype" w:eastAsia="Palatino Linotype" w:hAnsi="Palatino Linotype" w:cs="Palatino Linotype"/>
          <w:color w:val="0432FF"/>
          <w:lang w:val="en-GB"/>
          <w:rPrChange w:id="434" w:author="Alasdair Clarke" w:date="2016-02-03T14:28:00Z">
            <w:rPr>
              <w:rFonts w:ascii="Palatino Linotype" w:eastAsia="Palatino Linotype" w:hAnsi="Palatino Linotype" w:cs="Palatino Linotype"/>
              <w:color w:val="0432FF"/>
            </w:rPr>
          </w:rPrChange>
        </w:rPr>
      </w:pPr>
    </w:p>
    <w:p w14:paraId="4973FE49" w14:textId="77777777" w:rsidR="00DB550A" w:rsidRPr="00E81BDA" w:rsidRDefault="00DB550A" w:rsidP="008D2AAF">
      <w:pPr>
        <w:pStyle w:val="BodyA"/>
        <w:jc w:val="both"/>
        <w:rPr>
          <w:rFonts w:ascii="Palatino Linotype" w:eastAsia="Palatino Linotype" w:hAnsi="Palatino Linotype" w:cs="Palatino Linotype"/>
          <w:color w:val="0432FF"/>
          <w:lang w:val="en-GB"/>
          <w:rPrChange w:id="435" w:author="Alasdair Clarke" w:date="2016-02-03T14:28:00Z">
            <w:rPr>
              <w:rFonts w:ascii="Palatino Linotype" w:eastAsia="Palatino Linotype" w:hAnsi="Palatino Linotype" w:cs="Palatino Linotype"/>
              <w:color w:val="0432FF"/>
            </w:rPr>
          </w:rPrChange>
        </w:rPr>
      </w:pPr>
    </w:p>
    <w:p w14:paraId="01EF0D37" w14:textId="77777777" w:rsidR="008D2AAF" w:rsidRPr="00E81BDA" w:rsidRDefault="008D2AAF" w:rsidP="008D2AAF">
      <w:pPr>
        <w:pStyle w:val="BodyA"/>
        <w:jc w:val="both"/>
        <w:rPr>
          <w:rFonts w:ascii="Palatino Linotype" w:eastAsia="Palatino Linotype" w:hAnsi="Palatino Linotype" w:cs="Palatino Linotype"/>
          <w:color w:val="auto"/>
          <w:lang w:val="en-GB"/>
          <w:rPrChange w:id="436" w:author="Alasdair Clarke" w:date="2016-02-03T14:28:00Z">
            <w:rPr>
              <w:rFonts w:ascii="Palatino Linotype" w:eastAsia="Palatino Linotype" w:hAnsi="Palatino Linotype" w:cs="Palatino Linotype"/>
              <w:color w:val="auto"/>
            </w:rPr>
          </w:rPrChange>
        </w:rPr>
      </w:pPr>
    </w:p>
    <w:p w14:paraId="4ADAB086" w14:textId="5A48BD59" w:rsidR="00D21032" w:rsidRPr="00374EDE" w:rsidRDefault="00555DB3" w:rsidP="008D2AAF">
      <w:pPr>
        <w:pStyle w:val="BodyA"/>
        <w:jc w:val="both"/>
        <w:rPr>
          <w:rFonts w:ascii="Palatino Linotype" w:eastAsia="Palatino Linotype" w:hAnsi="Palatino Linotype" w:cs="Palatino Linotype"/>
          <w:color w:val="auto"/>
          <w:lang w:val="en-GB"/>
        </w:rPr>
      </w:pPr>
      <w:r w:rsidRPr="00E81BDA">
        <w:rPr>
          <w:rFonts w:ascii="Palatino Linotype" w:eastAsia="Palatino Linotype" w:hAnsi="Palatino Linotype" w:cs="Palatino Linotype"/>
          <w:color w:val="auto"/>
          <w:lang w:val="en-GB"/>
          <w:rPrChange w:id="437" w:author="Alasdair Clarke" w:date="2016-02-03T14:28:00Z">
            <w:rPr>
              <w:rFonts w:ascii="Palatino Linotype" w:eastAsia="Palatino Linotype" w:hAnsi="Palatino Linotype" w:cs="Palatino Linotype"/>
              <w:color w:val="auto"/>
            </w:rPr>
          </w:rPrChange>
        </w:rPr>
        <w:t>It can be seen in Figure 7</w:t>
      </w:r>
      <w:r w:rsidR="009307AE" w:rsidRPr="00E81BDA">
        <w:rPr>
          <w:rFonts w:ascii="Palatino Linotype" w:eastAsia="Palatino Linotype" w:hAnsi="Palatino Linotype" w:cs="Palatino Linotype"/>
          <w:color w:val="auto"/>
          <w:lang w:val="en-GB"/>
          <w:rPrChange w:id="438" w:author="Alasdair Clarke" w:date="2016-02-03T14:28:00Z">
            <w:rPr>
              <w:rFonts w:ascii="Palatino Linotype" w:eastAsia="Palatino Linotype" w:hAnsi="Palatino Linotype" w:cs="Palatino Linotype"/>
              <w:color w:val="auto"/>
            </w:rPr>
          </w:rPrChange>
        </w:rPr>
        <w:t xml:space="preserve"> that participants </w:t>
      </w:r>
      <w:r w:rsidR="004665E9" w:rsidRPr="00E81BDA">
        <w:rPr>
          <w:rFonts w:ascii="Palatino Linotype" w:eastAsia="Palatino Linotype" w:hAnsi="Palatino Linotype" w:cs="Palatino Linotype"/>
          <w:color w:val="auto"/>
          <w:lang w:val="en-GB"/>
          <w:rPrChange w:id="439" w:author="Alasdair Clarke" w:date="2016-02-03T14:28:00Z">
            <w:rPr>
              <w:rFonts w:ascii="Palatino Linotype" w:eastAsia="Palatino Linotype" w:hAnsi="Palatino Linotype" w:cs="Palatino Linotype"/>
              <w:color w:val="auto"/>
            </w:rPr>
          </w:rPrChange>
        </w:rPr>
        <w:t>responded differently regarding eye movement accuracy on</w:t>
      </w:r>
      <w:r w:rsidR="00DB550A" w:rsidRPr="00E81BDA">
        <w:rPr>
          <w:rFonts w:ascii="Palatino Linotype" w:eastAsia="Palatino Linotype" w:hAnsi="Palatino Linotype" w:cs="Palatino Linotype"/>
          <w:color w:val="auto"/>
          <w:lang w:val="en-GB"/>
          <w:rPrChange w:id="440" w:author="Alasdair Clarke" w:date="2016-02-03T14:28:00Z">
            <w:rPr>
              <w:rFonts w:ascii="Palatino Linotype" w:eastAsia="Palatino Linotype" w:hAnsi="Palatino Linotype" w:cs="Palatino Linotype"/>
              <w:color w:val="auto"/>
            </w:rPr>
          </w:rPrChange>
        </w:rPr>
        <w:t xml:space="preserve"> no distractor trials compared to distractor trials. Although oculomotor capture occurred on a large proportion of trials within the no distractor condition,</w:t>
      </w:r>
      <w:r w:rsidR="00E20699" w:rsidRPr="00E81BDA">
        <w:rPr>
          <w:rFonts w:ascii="Palatino Linotype" w:eastAsia="Palatino Linotype" w:hAnsi="Palatino Linotype" w:cs="Palatino Linotype"/>
          <w:color w:val="auto"/>
          <w:lang w:val="en-GB"/>
          <w:rPrChange w:id="441" w:author="Alasdair Clarke" w:date="2016-02-03T14:28:00Z">
            <w:rPr>
              <w:rFonts w:ascii="Palatino Linotype" w:eastAsia="Palatino Linotype" w:hAnsi="Palatino Linotype" w:cs="Palatino Linotype"/>
              <w:color w:val="auto"/>
            </w:rPr>
          </w:rPrChange>
        </w:rPr>
        <w:t xml:space="preserve"> with some participants such as participant 2, 5 and 10, producing more erroneous eye movements tha</w:t>
      </w:r>
      <w:r w:rsidR="004665E9" w:rsidRPr="00E81BDA">
        <w:rPr>
          <w:rFonts w:ascii="Palatino Linotype" w:eastAsia="Palatino Linotype" w:hAnsi="Palatino Linotype" w:cs="Palatino Linotype"/>
          <w:color w:val="auto"/>
          <w:lang w:val="en-GB"/>
          <w:rPrChange w:id="442" w:author="Alasdair Clarke" w:date="2016-02-03T14:28:00Z">
            <w:rPr>
              <w:rFonts w:ascii="Palatino Linotype" w:eastAsia="Palatino Linotype" w:hAnsi="Palatino Linotype" w:cs="Palatino Linotype"/>
              <w:color w:val="auto"/>
            </w:rPr>
          </w:rPrChange>
        </w:rPr>
        <w:t>n</w:t>
      </w:r>
      <w:r w:rsidR="00E20699" w:rsidRPr="00E81BDA">
        <w:rPr>
          <w:rFonts w:ascii="Palatino Linotype" w:eastAsia="Palatino Linotype" w:hAnsi="Palatino Linotype" w:cs="Palatino Linotype"/>
          <w:color w:val="auto"/>
          <w:lang w:val="en-GB"/>
          <w:rPrChange w:id="443" w:author="Alasdair Clarke" w:date="2016-02-03T14:28:00Z">
            <w:rPr>
              <w:rFonts w:ascii="Palatino Linotype" w:eastAsia="Palatino Linotype" w:hAnsi="Palatino Linotype" w:cs="Palatino Linotype"/>
              <w:color w:val="auto"/>
            </w:rPr>
          </w:rPrChange>
        </w:rPr>
        <w:t xml:space="preserve"> correct eye movements,</w:t>
      </w:r>
      <w:r w:rsidR="00DB550A" w:rsidRPr="00E81BDA">
        <w:rPr>
          <w:rFonts w:ascii="Palatino Linotype" w:eastAsia="Palatino Linotype" w:hAnsi="Palatino Linotype" w:cs="Palatino Linotype"/>
          <w:color w:val="auto"/>
          <w:lang w:val="en-GB"/>
          <w:rPrChange w:id="444" w:author="Alasdair Clarke" w:date="2016-02-03T14:28:00Z">
            <w:rPr>
              <w:rFonts w:ascii="Palatino Linotype" w:eastAsia="Palatino Linotype" w:hAnsi="Palatino Linotype" w:cs="Palatino Linotype"/>
              <w:color w:val="auto"/>
            </w:rPr>
          </w:rPrChange>
        </w:rPr>
        <w:t xml:space="preserve"> participants continually reported having made correct eye movements to the target colour singleton. </w:t>
      </w:r>
      <w:r w:rsidR="00E20699" w:rsidRPr="00E81BDA">
        <w:rPr>
          <w:rFonts w:ascii="Palatino Linotype" w:eastAsia="Palatino Linotype" w:hAnsi="Palatino Linotype" w:cs="Palatino Linotype"/>
          <w:color w:val="auto"/>
          <w:lang w:val="en-GB"/>
          <w:rPrChange w:id="445" w:author="Alasdair Clarke" w:date="2016-02-03T14:28:00Z">
            <w:rPr>
              <w:rFonts w:ascii="Palatino Linotype" w:eastAsia="Palatino Linotype" w:hAnsi="Palatino Linotype" w:cs="Palatino Linotype"/>
              <w:color w:val="auto"/>
            </w:rPr>
          </w:rPrChange>
        </w:rPr>
        <w:t xml:space="preserve">Participants were clearly not aware when they made erroneous eye movements in the no distractor trials. Oculomotor capture and </w:t>
      </w:r>
      <w:r w:rsidR="004665E9" w:rsidRPr="00E81BDA">
        <w:rPr>
          <w:rFonts w:ascii="Palatino Linotype" w:eastAsia="Palatino Linotype" w:hAnsi="Palatino Linotype" w:cs="Palatino Linotype"/>
          <w:color w:val="auto"/>
          <w:lang w:val="en-GB"/>
          <w:rPrChange w:id="446" w:author="Alasdair Clarke" w:date="2016-02-03T14:28:00Z">
            <w:rPr>
              <w:rFonts w:ascii="Palatino Linotype" w:eastAsia="Palatino Linotype" w:hAnsi="Palatino Linotype" w:cs="Palatino Linotype"/>
              <w:color w:val="auto"/>
            </w:rPr>
          </w:rPrChange>
        </w:rPr>
        <w:t xml:space="preserve">eye movement accuracy reports remained relatively consistent across congruent and incongruent within subjects. In </w:t>
      </w:r>
      <w:del w:id="447" w:author="Alasdair Clarke" w:date="2016-02-03T15:30:00Z">
        <w:r w:rsidR="004665E9" w:rsidRPr="00E81BDA" w:rsidDel="00374EDE">
          <w:rPr>
            <w:rFonts w:ascii="Palatino Linotype" w:eastAsia="Palatino Linotype" w:hAnsi="Palatino Linotype" w:cs="Palatino Linotype"/>
            <w:color w:val="auto"/>
            <w:lang w:val="en-GB"/>
            <w:rPrChange w:id="448" w:author="Alasdair Clarke" w:date="2016-02-03T14:28:00Z">
              <w:rPr>
                <w:rFonts w:ascii="Palatino Linotype" w:eastAsia="Palatino Linotype" w:hAnsi="Palatino Linotype" w:cs="Palatino Linotype"/>
                <w:color w:val="auto"/>
              </w:rPr>
            </w:rPrChange>
          </w:rPr>
          <w:delText>general</w:delText>
        </w:r>
      </w:del>
      <w:ins w:id="449" w:author="Alasdair Clarke" w:date="2016-02-03T15:30:00Z">
        <w:r w:rsidR="00374EDE" w:rsidRPr="00374EDE">
          <w:rPr>
            <w:rFonts w:ascii="Palatino Linotype" w:eastAsia="Palatino Linotype" w:hAnsi="Palatino Linotype" w:cs="Palatino Linotype"/>
            <w:color w:val="auto"/>
            <w:lang w:val="en-GB"/>
          </w:rPr>
          <w:t>general,</w:t>
        </w:r>
      </w:ins>
      <w:r w:rsidR="004665E9" w:rsidRPr="00374EDE">
        <w:rPr>
          <w:rFonts w:ascii="Palatino Linotype" w:eastAsia="Palatino Linotype" w:hAnsi="Palatino Linotype" w:cs="Palatino Linotype"/>
          <w:color w:val="auto"/>
          <w:lang w:val="en-GB"/>
        </w:rPr>
        <w:t xml:space="preserve"> </w:t>
      </w:r>
      <w:del w:id="450" w:author="Alasdair Clarke" w:date="2016-02-03T15:30:00Z">
        <w:r w:rsidR="004665E9" w:rsidRPr="00374EDE" w:rsidDel="00374EDE">
          <w:rPr>
            <w:rFonts w:ascii="Palatino Linotype" w:eastAsia="Palatino Linotype" w:hAnsi="Palatino Linotype" w:cs="Palatino Linotype"/>
            <w:color w:val="auto"/>
            <w:lang w:val="en-GB"/>
          </w:rPr>
          <w:delText xml:space="preserve">it can be seen that </w:delText>
        </w:r>
      </w:del>
      <w:r w:rsidR="004665E9" w:rsidRPr="00374EDE">
        <w:rPr>
          <w:rFonts w:ascii="Palatino Linotype" w:eastAsia="Palatino Linotype" w:hAnsi="Palatino Linotype" w:cs="Palatino Linotype"/>
          <w:color w:val="auto"/>
          <w:lang w:val="en-GB"/>
        </w:rPr>
        <w:t>more incorrect eye movements occurred implying participants</w:t>
      </w:r>
      <w:ins w:id="451" w:author="Alasdair Clarke" w:date="2016-02-03T15:31:00Z">
        <w:r w:rsidR="00374EDE">
          <w:rPr>
            <w:rFonts w:ascii="Palatino Linotype" w:eastAsia="Palatino Linotype" w:hAnsi="Palatino Linotype" w:cs="Palatino Linotype"/>
            <w:color w:val="auto"/>
            <w:lang w:val="en-GB"/>
          </w:rPr>
          <w:t>’</w:t>
        </w:r>
      </w:ins>
      <w:r w:rsidR="004665E9" w:rsidRPr="00374EDE">
        <w:rPr>
          <w:rFonts w:ascii="Palatino Linotype" w:eastAsia="Palatino Linotype" w:hAnsi="Palatino Linotype" w:cs="Palatino Linotype"/>
          <w:color w:val="auto"/>
          <w:lang w:val="en-GB"/>
        </w:rPr>
        <w:t xml:space="preserve">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374EDE">
        <w:rPr>
          <w:rFonts w:ascii="Palatino Linotype" w:eastAsia="Palatino Linotype" w:hAnsi="Palatino Linotype" w:cs="Palatino Linotype"/>
          <w:color w:val="auto"/>
          <w:lang w:val="en-GB"/>
        </w:rPr>
        <w:t xml:space="preserve"> as these</w:t>
      </w:r>
      <w:r w:rsidR="004665E9" w:rsidRPr="00374EDE">
        <w:rPr>
          <w:rFonts w:ascii="Palatino Linotype" w:eastAsia="Palatino Linotype" w:hAnsi="Palatino Linotype" w:cs="Palatino Linotype"/>
          <w:color w:val="auto"/>
          <w:lang w:val="en-GB"/>
        </w:rPr>
        <w:t xml:space="preserve"> participants </w:t>
      </w:r>
      <w:r w:rsidR="00963FE1" w:rsidRPr="00374EDE">
        <w:rPr>
          <w:rFonts w:ascii="Palatino Linotype" w:eastAsia="Palatino Linotype" w:hAnsi="Palatino Linotype" w:cs="Palatino Linotype"/>
          <w:color w:val="auto"/>
          <w:lang w:val="en-GB"/>
        </w:rPr>
        <w:t xml:space="preserve">also report more correct eye movements as errors, it may be that they are more aware of the incorrect movements they are making on previous trials alternatively they </w:t>
      </w:r>
      <w:r w:rsidR="004665E9" w:rsidRPr="00374EDE">
        <w:rPr>
          <w:rFonts w:ascii="Palatino Linotype" w:eastAsia="Palatino Linotype" w:hAnsi="Palatino Linotype" w:cs="Palatino Linotype"/>
          <w:color w:val="auto"/>
          <w:lang w:val="en-GB"/>
        </w:rPr>
        <w:t>may</w:t>
      </w:r>
      <w:r w:rsidR="00963FE1" w:rsidRPr="00374EDE">
        <w:rPr>
          <w:rFonts w:ascii="Palatino Linotype" w:eastAsia="Palatino Linotype" w:hAnsi="Palatino Linotype" w:cs="Palatino Linotype"/>
          <w:color w:val="auto"/>
          <w:lang w:val="en-GB"/>
        </w:rPr>
        <w:t xml:space="preserve"> just</w:t>
      </w:r>
      <w:r w:rsidR="004665E9" w:rsidRPr="00374EDE">
        <w:rPr>
          <w:rFonts w:ascii="Palatino Linotype" w:eastAsia="Palatino Linotype" w:hAnsi="Palatino Linotype" w:cs="Palatino Linotype"/>
          <w:color w:val="auto"/>
          <w:lang w:val="en-GB"/>
        </w:rPr>
        <w:t xml:space="preserve"> </w:t>
      </w:r>
      <w:r w:rsidR="00963FE1" w:rsidRPr="00374EDE">
        <w:rPr>
          <w:rFonts w:ascii="Palatino Linotype" w:eastAsia="Palatino Linotype" w:hAnsi="Palatino Linotype" w:cs="Palatino Linotype"/>
          <w:color w:val="auto"/>
          <w:lang w:val="en-GB"/>
        </w:rPr>
        <w:t xml:space="preserve">show </w:t>
      </w:r>
      <w:r w:rsidR="004665E9" w:rsidRPr="00374EDE">
        <w:rPr>
          <w:rFonts w:ascii="Palatino Linotype" w:eastAsia="Palatino Linotype" w:hAnsi="Palatino Linotype" w:cs="Palatino Linotype"/>
          <w:color w:val="auto"/>
          <w:lang w:val="en-GB"/>
        </w:rPr>
        <w:t xml:space="preserve">a bias to classify movements as incorrect. </w:t>
      </w:r>
      <w:r w:rsidR="00963FE1" w:rsidRPr="00374EDE">
        <w:rPr>
          <w:rFonts w:ascii="Palatino Linotype" w:eastAsia="Palatino Linotype" w:hAnsi="Palatino Linotype" w:cs="Palatino Linotype"/>
          <w:color w:val="auto"/>
          <w:lang w:val="en-GB"/>
        </w:rPr>
        <w:t xml:space="preserve">As in Experiments 1 and 2, Figure 7 also shows the </w:t>
      </w:r>
      <w:r w:rsidR="009307AE" w:rsidRPr="00374EDE">
        <w:rPr>
          <w:rFonts w:ascii="Palatino Linotype" w:eastAsia="Palatino Linotype" w:hAnsi="Palatino Linotype" w:cs="Palatino Linotype"/>
          <w:color w:val="auto"/>
          <w:lang w:val="en-GB"/>
        </w:rPr>
        <w:t xml:space="preserve">individual differences across participants in terms of </w:t>
      </w:r>
      <w:r w:rsidR="009307AE" w:rsidRPr="00374EDE">
        <w:rPr>
          <w:rFonts w:ascii="Palatino Linotype" w:eastAsia="Palatino Linotype" w:hAnsi="Palatino Linotype" w:cs="Palatino Linotype"/>
          <w:color w:val="auto"/>
          <w:lang w:val="en-GB"/>
        </w:rPr>
        <w:lastRenderedPageBreak/>
        <w:t xml:space="preserve">not only their ability to inhibit the distractor to execute more correct eye movements directly to the target circle but also in self-awareness of their eye-movements. </w:t>
      </w:r>
    </w:p>
    <w:p w14:paraId="42B2F1B4" w14:textId="77777777" w:rsidR="00963FE1" w:rsidRPr="00374EDE" w:rsidRDefault="00963FE1" w:rsidP="008D2AAF">
      <w:pPr>
        <w:pStyle w:val="BodyA"/>
        <w:jc w:val="both"/>
        <w:rPr>
          <w:rFonts w:ascii="Palatino Linotype" w:eastAsia="Palatino Linotype" w:hAnsi="Palatino Linotype" w:cs="Palatino Linotype"/>
          <w:color w:val="0432FF"/>
          <w:lang w:val="en-GB"/>
        </w:rPr>
      </w:pPr>
    </w:p>
    <w:p w14:paraId="65EF5BE2" w14:textId="77777777" w:rsidR="00963FE1" w:rsidRPr="00374EDE" w:rsidRDefault="00963FE1" w:rsidP="008D2AAF">
      <w:pPr>
        <w:pStyle w:val="BodyA"/>
        <w:jc w:val="both"/>
        <w:rPr>
          <w:rFonts w:ascii="Palatino Linotype" w:eastAsia="Palatino Linotype" w:hAnsi="Palatino Linotype" w:cs="Palatino Linotype"/>
          <w:color w:val="0432FF"/>
          <w:sz w:val="24"/>
          <w:szCs w:val="24"/>
          <w:lang w:val="en-GB"/>
        </w:rPr>
      </w:pPr>
    </w:p>
    <w:p w14:paraId="2AA4D09C" w14:textId="77777777" w:rsidR="00D21032" w:rsidRPr="00374EDE" w:rsidRDefault="009307AE" w:rsidP="008D2AAF">
      <w:pPr>
        <w:pStyle w:val="BodyAA"/>
        <w:rPr>
          <w:i/>
          <w:iCs/>
          <w:color w:val="auto"/>
          <w:sz w:val="24"/>
          <w:szCs w:val="24"/>
          <w:lang w:val="en-GB"/>
        </w:rPr>
      </w:pPr>
      <w:r w:rsidRPr="00374EDE">
        <w:rPr>
          <w:color w:val="auto"/>
          <w:lang w:val="en-GB"/>
        </w:rPr>
        <w:t>From the classification accur</w:t>
      </w:r>
      <w:r w:rsidR="00555DB3" w:rsidRPr="00374EDE">
        <w:rPr>
          <w:color w:val="auto"/>
          <w:lang w:val="en-GB"/>
        </w:rPr>
        <w:t>acy scores presented in Figure 8</w:t>
      </w:r>
      <w:r w:rsidRPr="00374EDE">
        <w:rPr>
          <w:color w:val="auto"/>
          <w:lang w:val="en-GB"/>
        </w:rPr>
        <w:t xml:space="preserve">, </w:t>
      </w:r>
      <w:r w:rsidR="00E04650" w:rsidRPr="00374EDE">
        <w:rPr>
          <w:color w:val="auto"/>
          <w:lang w:val="en-GB"/>
        </w:rPr>
        <w:t>it can be seen that participants are showing the lowest accuracy score of all three experiments. P</w:t>
      </w:r>
      <w:r w:rsidRPr="00374EDE">
        <w:rPr>
          <w:color w:val="auto"/>
          <w:lang w:val="en-GB"/>
        </w:rPr>
        <w:t>articipants have reasonably good prec</w:t>
      </w:r>
      <w:r w:rsidR="00E04650" w:rsidRPr="00374EDE">
        <w:rPr>
          <w:color w:val="auto"/>
          <w:lang w:val="en-GB"/>
        </w:rPr>
        <w:t>ision scores, that is, around 79</w:t>
      </w:r>
      <w:r w:rsidRPr="00374EDE">
        <w:rPr>
          <w:color w:val="auto"/>
          <w:lang w:val="en-GB"/>
        </w:rPr>
        <w:t>% of trials that they reported as not good were indeed trials in which they made a saccadic error. However, median recall is much lower (38%)</w:t>
      </w:r>
      <w:r w:rsidR="00E04650" w:rsidRPr="00374EDE">
        <w:rPr>
          <w:color w:val="auto"/>
          <w:lang w:val="en-GB"/>
        </w:rPr>
        <w:t xml:space="preserve"> and is very widely dispersed</w:t>
      </w:r>
      <w:r w:rsidRPr="00374EDE">
        <w:rPr>
          <w:color w:val="auto"/>
          <w:lang w:val="en-GB"/>
        </w:rPr>
        <w:t xml:space="preserve">. </w:t>
      </w:r>
      <w:r w:rsidR="00E04650" w:rsidRPr="00374EDE">
        <w:rPr>
          <w:color w:val="auto"/>
          <w:lang w:val="en-GB"/>
        </w:rPr>
        <w:t>Participants appear in general to not show much awareness of their eye movements however results show some participants display more awareness than others.</w:t>
      </w:r>
    </w:p>
    <w:p w14:paraId="0FE3AC8B" w14:textId="77777777" w:rsidR="00D21032" w:rsidRPr="006D6005" w:rsidRDefault="00963FE1"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1312" behindDoc="0" locked="0" layoutInCell="1" allowOverlap="1" wp14:anchorId="0E792E2D" wp14:editId="59ED2580">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6">
                      <a:extLst/>
                    </a:blip>
                    <a:stretch>
                      <a:fillRect/>
                    </a:stretch>
                  </pic:blipFill>
                  <pic:spPr>
                    <a:xfrm>
                      <a:off x="0" y="0"/>
                      <a:ext cx="3387725" cy="3387725"/>
                    </a:xfrm>
                    <a:prstGeom prst="rect">
                      <a:avLst/>
                    </a:prstGeom>
                    <a:ln w="12700" cap="flat">
                      <a:noFill/>
                      <a:miter lim="400000"/>
                    </a:ln>
                    <a:effectLst/>
                  </pic:spPr>
                </pic:pic>
              </a:graphicData>
            </a:graphic>
          </wp:anchor>
        </w:drawing>
      </w:r>
    </w:p>
    <w:p w14:paraId="2C5F08F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54E8D077"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0292370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3E56D50D"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243819B6"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173F1843"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6A927E35" w14:textId="77777777" w:rsidR="00D21032" w:rsidRPr="006D6005"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100961E"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E8BAEB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BAE76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04BCEA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6743C903" w14:textId="77777777" w:rsidR="00555DB3" w:rsidRPr="006D6005" w:rsidRDefault="00555DB3" w:rsidP="008D2AAF">
      <w:pPr>
        <w:jc w:val="both"/>
        <w:rPr>
          <w:lang w:val="en-GB"/>
        </w:rPr>
      </w:pPr>
    </w:p>
    <w:p w14:paraId="2E836AF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2AAFDF1"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74DCB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37A68F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1A1A0854" w14:textId="77777777" w:rsidR="00D21032" w:rsidRPr="006D6005" w:rsidRDefault="00555DB3" w:rsidP="008D2AAF">
      <w:pPr>
        <w:pStyle w:val="BodyA"/>
        <w:jc w:val="both"/>
        <w:rPr>
          <w:rFonts w:ascii="Palatino Linotype" w:eastAsia="Palatino Linotype" w:hAnsi="Palatino Linotype" w:cs="Palatino Linotype"/>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2576" behindDoc="0" locked="0" layoutInCell="1" allowOverlap="1" wp14:anchorId="79C47F55" wp14:editId="0255C5EF">
                <wp:simplePos x="0" y="0"/>
                <wp:positionH relativeFrom="column">
                  <wp:align>center</wp:align>
                </wp:positionH>
                <wp:positionV relativeFrom="paragraph">
                  <wp:posOffset>0</wp:posOffset>
                </wp:positionV>
                <wp:extent cx="4895850" cy="4089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08940"/>
                        </a:xfrm>
                        <a:prstGeom prst="rect">
                          <a:avLst/>
                        </a:prstGeom>
                        <a:solidFill>
                          <a:srgbClr val="FFFFFF"/>
                        </a:solidFill>
                        <a:ln w="9525">
                          <a:noFill/>
                          <a:miter lim="800000"/>
                          <a:headEnd/>
                          <a:tailEnd/>
                        </a:ln>
                      </wps:spPr>
                      <wps:txbx>
                        <w:txbxContent>
                          <w:p w14:paraId="5E941C68" w14:textId="77777777" w:rsidR="009307AE" w:rsidRDefault="009307AE">
                            <w:r>
                              <w:rPr>
                                <w:rFonts w:ascii="Palatino Linotype" w:eastAsia="Palatino Linotype" w:hAnsi="Palatino Linotype" w:cs="Palatino Linotype"/>
                                <w:sz w:val="18"/>
                                <w:szCs w:val="18"/>
                              </w:rPr>
                              <w:t>Figure 8</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47F55" id="_x0000_s1028" type="#_x0000_t202" style="position:absolute;left:0;text-align:left;margin-left:0;margin-top:0;width:385.5pt;height:32.2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" stroked="f">
                <v:textbox style="mso-fit-shape-to-text:t">
                  <w:txbxContent>
                    <w:p w14:paraId="5E941C68" w14:textId="77777777" w:rsidR="009307AE" w:rsidRDefault="009307AE">
                      <w:r>
                        <w:rPr>
                          <w:rFonts w:ascii="Palatino Linotype" w:eastAsia="Palatino Linotype" w:hAnsi="Palatino Linotype" w:cs="Palatino Linotype"/>
                          <w:sz w:val="18"/>
                          <w:szCs w:val="18"/>
                        </w:rPr>
                        <w:t>Figure 8</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14:paraId="73BE3942" w14:textId="77777777" w:rsidR="00D21032" w:rsidRPr="006D6005" w:rsidRDefault="00D21032" w:rsidP="008D2AAF">
      <w:pPr>
        <w:pStyle w:val="Heading3"/>
        <w:pBdr>
          <w:top w:val="nil"/>
        </w:pBdr>
        <w:spacing w:before="200" w:after="0" w:line="271" w:lineRule="auto"/>
        <w:ind w:firstLine="720"/>
        <w:jc w:val="both"/>
        <w:rPr>
          <w:i/>
          <w:iCs/>
          <w:sz w:val="22"/>
          <w:szCs w:val="22"/>
          <w:lang w:val="en-GB"/>
        </w:rPr>
      </w:pPr>
    </w:p>
    <w:p w14:paraId="63A78266" w14:textId="77777777" w:rsidR="00D21032" w:rsidRPr="006D6005" w:rsidRDefault="00D21032" w:rsidP="008D2AAF">
      <w:pPr>
        <w:pStyle w:val="BodyA"/>
        <w:jc w:val="both"/>
        <w:rPr>
          <w:lang w:val="en-GB"/>
        </w:rPr>
      </w:pPr>
    </w:p>
    <w:p w14:paraId="2C4272C6" w14:textId="77777777" w:rsidR="00D21032" w:rsidRPr="006D6005" w:rsidRDefault="00D21032" w:rsidP="008D2AAF">
      <w:pPr>
        <w:pStyle w:val="BodyA"/>
        <w:jc w:val="both"/>
        <w:rPr>
          <w:lang w:val="en-GB"/>
        </w:rPr>
      </w:pPr>
    </w:p>
    <w:p w14:paraId="0C39E91B" w14:textId="16452DBC" w:rsidR="00D21032" w:rsidRPr="006D6005" w:rsidDel="006D6005" w:rsidRDefault="00AA66A5" w:rsidP="008D2AAF">
      <w:pPr>
        <w:pStyle w:val="Heading3"/>
        <w:pBdr>
          <w:top w:val="nil"/>
        </w:pBdr>
        <w:spacing w:before="200" w:after="0" w:line="271" w:lineRule="auto"/>
        <w:ind w:firstLine="720"/>
        <w:jc w:val="both"/>
        <w:rPr>
          <w:del w:id="452" w:author="Alasdair Clarke" w:date="2016-02-03T15:33:00Z"/>
          <w:rFonts w:ascii="Palatino Linotype" w:eastAsia="Palatino Linotype" w:hAnsi="Palatino Linotype" w:cs="Palatino Linotype"/>
          <w:bCs/>
          <w:i/>
          <w:iCs/>
          <w:smallCaps/>
          <w:sz w:val="26"/>
          <w:szCs w:val="26"/>
          <w:lang w:val="en-GB"/>
        </w:rPr>
      </w:pPr>
      <w:del w:id="453" w:author="Alasdair Clarke" w:date="2016-02-03T15:33:00Z">
        <w:r w:rsidRPr="006D6005" w:rsidDel="006D6005">
          <w:rPr>
            <w:rFonts w:ascii="Palatino Linotype" w:eastAsia="Palatino Linotype" w:hAnsi="Palatino Linotype" w:cs="Palatino Linotype"/>
            <w:bCs/>
            <w:i/>
            <w:iCs/>
            <w:smallCaps/>
            <w:sz w:val="26"/>
            <w:szCs w:val="26"/>
            <w:lang w:val="en-GB"/>
          </w:rPr>
          <w:delText>Reaction Time</w:delText>
        </w:r>
      </w:del>
    </w:p>
    <w:p w14:paraId="24B055C0" w14:textId="77777777" w:rsidR="008D2AAF" w:rsidRPr="006D6005" w:rsidRDefault="009307AE" w:rsidP="008D2AAF">
      <w:pPr>
        <w:pStyle w:val="BodyA"/>
        <w:jc w:val="both"/>
        <w:rPr>
          <w:rFonts w:ascii="Palatino Linotype" w:hAnsi="Palatino Linotype"/>
          <w:lang w:val="en-GB"/>
        </w:rPr>
      </w:pPr>
      <w:r w:rsidRPr="006D6005">
        <w:rPr>
          <w:rFonts w:ascii="Palatino Linotype" w:hAnsi="Palatino Linotype"/>
          <w:lang w:val="en-GB"/>
        </w:rPr>
        <w:t xml:space="preserve">The </w:t>
      </w:r>
      <w:r w:rsidR="00E04650" w:rsidRPr="006D6005">
        <w:rPr>
          <w:rFonts w:ascii="Palatino Linotype" w:hAnsi="Palatino Linotype"/>
          <w:lang w:val="en-GB"/>
        </w:rPr>
        <w:t>range of</w:t>
      </w:r>
      <w:r w:rsidRPr="006D6005">
        <w:rPr>
          <w:rFonts w:ascii="Palatino Linotype" w:hAnsi="Palatino Linotype"/>
          <w:lang w:val="en-GB"/>
        </w:rPr>
        <w:t xml:space="preserve"> mean reaction times across all participants in congruent, incongruent and distractor absen</w:t>
      </w:r>
      <w:r w:rsidR="00555DB3" w:rsidRPr="006D6005">
        <w:rPr>
          <w:rFonts w:ascii="Palatino Linotype" w:hAnsi="Palatino Linotype"/>
          <w:lang w:val="en-GB"/>
        </w:rPr>
        <w:t>t trials can be seen in Figure 9</w:t>
      </w:r>
      <w:r w:rsidRPr="006D6005">
        <w:rPr>
          <w:rFonts w:ascii="Palatino Linotype" w:hAnsi="Palatino Linotype"/>
          <w:lang w:val="en-GB"/>
        </w:rPr>
        <w:t xml:space="preserve">. </w:t>
      </w:r>
      <w:r w:rsidR="00E04650" w:rsidRPr="006D6005">
        <w:rPr>
          <w:rFonts w:ascii="Palatino Linotype" w:hAnsi="Palatino Linotype"/>
          <w:lang w:val="en-GB"/>
        </w:rPr>
        <w:t xml:space="preserve">Reaction times were quickest </w:t>
      </w:r>
      <w:r w:rsidRPr="006D6005">
        <w:rPr>
          <w:rFonts w:ascii="Palatino Linotype" w:hAnsi="Palatino Linotype"/>
          <w:lang w:val="en-GB"/>
        </w:rPr>
        <w:t xml:space="preserve">within distractor absent trials, mean RT = 1.1sec (SD = .309ms). </w:t>
      </w:r>
      <w:r w:rsidR="006827D0" w:rsidRPr="006D6005">
        <w:rPr>
          <w:rFonts w:ascii="Palatino Linotype" w:hAnsi="Palatino Linotype"/>
          <w:lang w:val="en-GB"/>
        </w:rPr>
        <w:t>Reaction times</w:t>
      </w:r>
      <w:r w:rsidRPr="006D6005">
        <w:rPr>
          <w:rFonts w:ascii="Palatino Linotype" w:hAnsi="Palatino Linotype"/>
          <w:lang w:val="en-GB"/>
        </w:rPr>
        <w:t xml:space="preserve"> were on average 318ms </w:t>
      </w:r>
      <w:proofErr w:type="gramStart"/>
      <w:r w:rsidRPr="006D6005">
        <w:rPr>
          <w:rFonts w:ascii="Palatino Linotype" w:hAnsi="Palatino Linotype"/>
          <w:lang w:val="en-GB"/>
        </w:rPr>
        <w:t xml:space="preserve">longer </w:t>
      </w:r>
      <w:r w:rsidR="006827D0" w:rsidRPr="006D6005">
        <w:rPr>
          <w:rFonts w:ascii="Palatino Linotype" w:hAnsi="Palatino Linotype"/>
          <w:lang w:val="en-GB"/>
        </w:rPr>
        <w:t xml:space="preserve"> on</w:t>
      </w:r>
      <w:proofErr w:type="gramEnd"/>
      <w:r w:rsidR="006827D0" w:rsidRPr="006D6005">
        <w:rPr>
          <w:rFonts w:ascii="Palatino Linotype" w:hAnsi="Palatino Linotype"/>
          <w:lang w:val="en-GB"/>
        </w:rPr>
        <w:t xml:space="preserve"> distractor trials when </w:t>
      </w:r>
      <w:r w:rsidRPr="006D6005">
        <w:rPr>
          <w:rFonts w:ascii="Palatino Linotype" w:hAnsi="Palatino Linotype"/>
          <w:lang w:val="en-GB"/>
        </w:rPr>
        <w:t xml:space="preserve">the DT in the distractor singleton was congruent with the DT shown in the target circle, RT = 1.418sec (SD = .320ms). Reaction time for trials in which the distractor DT was incongruent to the </w:t>
      </w:r>
      <w:r w:rsidR="008D2AAF" w:rsidRPr="000A240A">
        <w:rPr>
          <w:rFonts w:ascii="Palatino Linotype" w:hAnsi="Palatino Linotype"/>
          <w:noProof/>
          <w:sz w:val="18"/>
          <w:szCs w:val="18"/>
          <w:lang w:eastAsia="en-US"/>
        </w:rPr>
        <w:drawing>
          <wp:anchor distT="152400" distB="152400" distL="152400" distR="152400" simplePos="0" relativeHeight="251663360" behindDoc="0" locked="0" layoutInCell="1" allowOverlap="1" wp14:anchorId="2F972496" wp14:editId="54636243">
            <wp:simplePos x="0" y="0"/>
            <wp:positionH relativeFrom="margin">
              <wp:posOffset>987425</wp:posOffset>
            </wp:positionH>
            <wp:positionV relativeFrom="line">
              <wp:posOffset>815975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7">
                      <a:extLst/>
                    </a:blip>
                    <a:stretch>
                      <a:fillRect/>
                    </a:stretch>
                  </pic:blipFill>
                  <pic:spPr>
                    <a:xfrm>
                      <a:off x="0" y="0"/>
                      <a:ext cx="4172585" cy="3343275"/>
                    </a:xfrm>
                    <a:prstGeom prst="rect">
                      <a:avLst/>
                    </a:prstGeom>
                    <a:ln w="12700" cap="flat">
                      <a:noFill/>
                      <a:miter lim="400000"/>
                    </a:ln>
                    <a:effectLst/>
                  </pic:spPr>
                </pic:pic>
              </a:graphicData>
            </a:graphic>
          </wp:anchor>
        </w:drawing>
      </w:r>
      <w:r w:rsidRPr="006D6005">
        <w:rPr>
          <w:rFonts w:ascii="Palatino Linotype" w:hAnsi="Palatino Linotype"/>
          <w:lang w:val="en-GB"/>
        </w:rPr>
        <w:t>target DT, produced saccades of 391ms longer than distractor absent trials and 73ms compared to congruent trials, RT = 1.491secs (SD = .335ms).</w:t>
      </w:r>
    </w:p>
    <w:p w14:paraId="1BD66F48" w14:textId="77777777" w:rsidR="008D2AAF" w:rsidRPr="006D6005" w:rsidRDefault="008D2AAF" w:rsidP="008D2AAF">
      <w:pPr>
        <w:pStyle w:val="BodyA"/>
        <w:jc w:val="both"/>
        <w:rPr>
          <w:rFonts w:ascii="Palatino Linotype" w:hAnsi="Palatino Linotype"/>
          <w:sz w:val="18"/>
          <w:szCs w:val="18"/>
          <w:lang w:val="en-GB"/>
        </w:rPr>
      </w:pPr>
    </w:p>
    <w:p w14:paraId="0C77F068" w14:textId="77777777" w:rsidR="00D21032" w:rsidRPr="006D6005" w:rsidRDefault="00555DB3" w:rsidP="008D2AAF">
      <w:pPr>
        <w:pStyle w:val="BodyA"/>
        <w:jc w:val="both"/>
        <w:rPr>
          <w:rFonts w:ascii="Palatino Linotype" w:hAnsi="Palatino Linotype"/>
          <w:sz w:val="18"/>
          <w:szCs w:val="18"/>
          <w:lang w:val="en-GB"/>
        </w:rPr>
      </w:pPr>
      <w:r w:rsidRPr="006D6005">
        <w:rPr>
          <w:rFonts w:ascii="Palatino Linotype" w:hAnsi="Palatino Linotype"/>
          <w:sz w:val="18"/>
          <w:szCs w:val="18"/>
          <w:lang w:val="en-GB"/>
        </w:rPr>
        <w:lastRenderedPageBreak/>
        <w:t>Figure 9:</w:t>
      </w:r>
      <w:r w:rsidR="009307AE" w:rsidRPr="006D6005">
        <w:rPr>
          <w:rFonts w:ascii="Palatino Linotype" w:hAnsi="Palatino Linotype"/>
          <w:sz w:val="18"/>
          <w:szCs w:val="18"/>
          <w:lang w:val="en-GB"/>
        </w:rPr>
        <w:t xml:space="preserve"> Box-and-whisker plot showing mean reaction times acr</w:t>
      </w:r>
      <w:r w:rsidR="006827D0" w:rsidRPr="006D6005">
        <w:rPr>
          <w:rFonts w:ascii="Palatino Linotype" w:hAnsi="Palatino Linotype"/>
          <w:sz w:val="18"/>
          <w:szCs w:val="18"/>
          <w:lang w:val="en-GB"/>
        </w:rPr>
        <w:t>oss all three conditions and</w:t>
      </w:r>
      <w:r w:rsidR="009307AE" w:rsidRPr="006D6005">
        <w:rPr>
          <w:rFonts w:ascii="Palatino Linotype" w:hAnsi="Palatino Linotype"/>
          <w:sz w:val="18"/>
          <w:szCs w:val="18"/>
          <w:lang w:val="en-GB"/>
        </w:rPr>
        <w:t xml:space="preserve"> </w:t>
      </w:r>
      <w:r w:rsidR="006827D0" w:rsidRPr="006D6005">
        <w:rPr>
          <w:rFonts w:ascii="Palatino Linotype" w:hAnsi="Palatino Linotype"/>
          <w:sz w:val="18"/>
          <w:szCs w:val="18"/>
          <w:lang w:val="en-GB"/>
        </w:rPr>
        <w:t>the spread of participant reaction times</w:t>
      </w:r>
      <w:r w:rsidR="009307AE" w:rsidRPr="006D6005">
        <w:rPr>
          <w:rFonts w:ascii="Palatino Linotype" w:hAnsi="Palatino Linotype"/>
          <w:sz w:val="18"/>
          <w:szCs w:val="18"/>
          <w:lang w:val="en-GB"/>
        </w:rPr>
        <w:t xml:space="preserve"> in each condition</w:t>
      </w:r>
      <w:r w:rsidR="006827D0" w:rsidRPr="006D6005">
        <w:rPr>
          <w:rFonts w:ascii="Palatino Linotype" w:hAnsi="Palatino Linotype"/>
          <w:sz w:val="18"/>
          <w:szCs w:val="18"/>
          <w:lang w:val="en-GB"/>
        </w:rPr>
        <w:t>.</w:t>
      </w:r>
    </w:p>
    <w:p w14:paraId="704E71B0" w14:textId="77777777" w:rsidR="006827D0" w:rsidRPr="006D6005" w:rsidRDefault="006827D0" w:rsidP="008D2AAF">
      <w:pPr>
        <w:pStyle w:val="BodyA"/>
        <w:jc w:val="both"/>
        <w:rPr>
          <w:rFonts w:ascii="Palatino Linotype" w:hAnsi="Palatino Linotype"/>
          <w:sz w:val="18"/>
          <w:szCs w:val="18"/>
          <w:lang w:val="en-GB"/>
        </w:rPr>
      </w:pPr>
    </w:p>
    <w:p w14:paraId="0C6C57B7" w14:textId="77777777" w:rsidR="006827D0" w:rsidRPr="006D6005" w:rsidRDefault="006827D0" w:rsidP="008D2AAF">
      <w:pPr>
        <w:pStyle w:val="BodyA"/>
        <w:jc w:val="both"/>
        <w:rPr>
          <w:rFonts w:ascii="Palatino Linotype" w:hAnsi="Palatino Linotype"/>
          <w:sz w:val="18"/>
          <w:szCs w:val="18"/>
          <w:lang w:val="en-GB"/>
        </w:rPr>
      </w:pPr>
    </w:p>
    <w:p w14:paraId="336DB4D0" w14:textId="77777777" w:rsidR="008D2AAF" w:rsidRPr="006D6005" w:rsidRDefault="008D2AAF" w:rsidP="008D2AAF">
      <w:pPr>
        <w:pStyle w:val="BodyA"/>
        <w:jc w:val="both"/>
        <w:rPr>
          <w:rFonts w:ascii="Palatino Linotype" w:hAnsi="Palatino Linotype"/>
          <w:sz w:val="18"/>
          <w:szCs w:val="18"/>
          <w:lang w:val="en-GB"/>
        </w:rPr>
      </w:pPr>
    </w:p>
    <w:p w14:paraId="12BE6549" w14:textId="77777777" w:rsidR="00A54A15" w:rsidRPr="006D6005" w:rsidRDefault="006827D0" w:rsidP="008D2AAF">
      <w:pPr>
        <w:pStyle w:val="BodyA"/>
        <w:jc w:val="both"/>
        <w:rPr>
          <w:rFonts w:ascii="Palatino Linotype" w:hAnsi="Palatino Linotype"/>
          <w:sz w:val="18"/>
          <w:szCs w:val="18"/>
          <w:lang w:val="en-GB"/>
        </w:rPr>
      </w:pPr>
      <w:r w:rsidRPr="006D6005">
        <w:rPr>
          <w:rFonts w:ascii="Palatino Linotype" w:hAnsi="Palatino Linotype"/>
          <w:lang w:val="en-GB"/>
        </w:rPr>
        <w:t>Figure 10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14:paraId="2D404D34"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6DE99C3"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74BD8775" w14:textId="77777777" w:rsidR="006827D0" w:rsidRPr="006D6005" w:rsidRDefault="006827D0" w:rsidP="008D2AAF">
      <w:pPr>
        <w:pStyle w:val="BodyA"/>
        <w:jc w:val="both"/>
        <w:rPr>
          <w:lang w:val="en-GB"/>
        </w:rPr>
      </w:pPr>
    </w:p>
    <w:p w14:paraId="2602877F" w14:textId="77777777" w:rsidR="006827D0" w:rsidRPr="006D6005" w:rsidRDefault="006827D0" w:rsidP="008D2AAF">
      <w:pPr>
        <w:pStyle w:val="BodyA"/>
        <w:jc w:val="both"/>
        <w:rPr>
          <w:lang w:val="en-GB"/>
        </w:rPr>
      </w:pPr>
    </w:p>
    <w:p w14:paraId="4A14CD81" w14:textId="77777777" w:rsidR="006827D0" w:rsidRPr="006D6005" w:rsidRDefault="006827D0" w:rsidP="008D2AAF">
      <w:pPr>
        <w:pStyle w:val="BodyA"/>
        <w:jc w:val="both"/>
        <w:rPr>
          <w:lang w:val="en-GB"/>
        </w:rPr>
      </w:pPr>
    </w:p>
    <w:p w14:paraId="1B1CBAD0" w14:textId="77777777" w:rsidR="006827D0" w:rsidRPr="006D6005" w:rsidRDefault="006827D0" w:rsidP="008D2AAF">
      <w:pPr>
        <w:pStyle w:val="BodyA"/>
        <w:jc w:val="both"/>
        <w:rPr>
          <w:lang w:val="en-GB"/>
        </w:rPr>
      </w:pPr>
    </w:p>
    <w:p w14:paraId="38377516" w14:textId="77777777" w:rsidR="006827D0" w:rsidRPr="006D6005" w:rsidRDefault="006827D0" w:rsidP="008D2AAF">
      <w:pPr>
        <w:pStyle w:val="BodyA"/>
        <w:jc w:val="both"/>
        <w:rPr>
          <w:lang w:val="en-GB"/>
        </w:rPr>
      </w:pPr>
    </w:p>
    <w:p w14:paraId="42939752" w14:textId="77777777" w:rsidR="006827D0" w:rsidRPr="006D6005" w:rsidRDefault="006827D0" w:rsidP="008D2AAF">
      <w:pPr>
        <w:pStyle w:val="BodyA"/>
        <w:jc w:val="both"/>
        <w:rPr>
          <w:lang w:val="en-GB"/>
        </w:rPr>
      </w:pPr>
    </w:p>
    <w:p w14:paraId="332105D3" w14:textId="77777777" w:rsidR="006827D0" w:rsidRPr="006D6005" w:rsidRDefault="006827D0" w:rsidP="008D2AAF">
      <w:pPr>
        <w:pStyle w:val="BodyA"/>
        <w:jc w:val="both"/>
        <w:rPr>
          <w:lang w:val="en-GB"/>
        </w:rPr>
      </w:pPr>
    </w:p>
    <w:p w14:paraId="14E92BBF" w14:textId="77777777" w:rsidR="006827D0" w:rsidRPr="006D6005" w:rsidRDefault="008D2AAF" w:rsidP="008D2AAF">
      <w:pPr>
        <w:pStyle w:val="BodyA"/>
        <w:jc w:val="both"/>
        <w:rPr>
          <w:lang w:val="en-GB"/>
        </w:rPr>
      </w:pPr>
      <w:r w:rsidRPr="000A240A">
        <w:rPr>
          <w:noProof/>
          <w:lang w:eastAsia="en-US"/>
        </w:rPr>
        <w:drawing>
          <wp:anchor distT="152400" distB="152400" distL="152400" distR="152400" simplePos="0" relativeHeight="251664384" behindDoc="0" locked="0" layoutInCell="1" allowOverlap="1" wp14:anchorId="03BD9808" wp14:editId="1B7E2FC5">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8">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14:paraId="50400BC9" w14:textId="77777777" w:rsidR="006827D0" w:rsidRPr="006D6005" w:rsidRDefault="006827D0" w:rsidP="008D2AAF">
      <w:pPr>
        <w:pStyle w:val="BodyA"/>
        <w:jc w:val="both"/>
        <w:rPr>
          <w:lang w:val="en-GB"/>
        </w:rPr>
      </w:pPr>
    </w:p>
    <w:p w14:paraId="44111036" w14:textId="77777777" w:rsidR="006827D0" w:rsidRPr="006D6005" w:rsidRDefault="006827D0" w:rsidP="008D2AAF">
      <w:pPr>
        <w:pStyle w:val="BodyA"/>
        <w:jc w:val="both"/>
        <w:rPr>
          <w:lang w:val="en-GB"/>
        </w:rPr>
      </w:pPr>
    </w:p>
    <w:p w14:paraId="5DA7BA90" w14:textId="77777777" w:rsidR="006827D0" w:rsidRPr="006D6005" w:rsidRDefault="006827D0" w:rsidP="008D2AAF">
      <w:pPr>
        <w:pStyle w:val="BodyA"/>
        <w:jc w:val="both"/>
        <w:rPr>
          <w:lang w:val="en-GB"/>
        </w:rPr>
      </w:pPr>
    </w:p>
    <w:p w14:paraId="06AD0314" w14:textId="77777777" w:rsidR="006827D0" w:rsidRPr="006D6005" w:rsidRDefault="006827D0" w:rsidP="008D2AAF">
      <w:pPr>
        <w:pStyle w:val="BodyA"/>
        <w:jc w:val="both"/>
        <w:rPr>
          <w:lang w:val="en-GB"/>
        </w:rPr>
      </w:pPr>
    </w:p>
    <w:p w14:paraId="365BC4CC" w14:textId="77777777" w:rsidR="006827D0" w:rsidRPr="006D6005" w:rsidRDefault="006827D0" w:rsidP="008D2AAF">
      <w:pPr>
        <w:pStyle w:val="BodyA"/>
        <w:jc w:val="both"/>
        <w:rPr>
          <w:lang w:val="en-GB"/>
        </w:rPr>
      </w:pPr>
    </w:p>
    <w:p w14:paraId="7999983A" w14:textId="77777777" w:rsidR="006827D0" w:rsidRPr="006D6005" w:rsidRDefault="006827D0" w:rsidP="008D2AAF">
      <w:pPr>
        <w:pStyle w:val="BodyA"/>
        <w:jc w:val="both"/>
        <w:rPr>
          <w:lang w:val="en-GB"/>
        </w:rPr>
      </w:pPr>
    </w:p>
    <w:p w14:paraId="1471EC46" w14:textId="77777777" w:rsidR="006827D0" w:rsidRPr="006D6005" w:rsidRDefault="006827D0" w:rsidP="008D2AAF">
      <w:pPr>
        <w:pStyle w:val="BodyA"/>
        <w:jc w:val="both"/>
        <w:rPr>
          <w:lang w:val="en-GB"/>
        </w:rPr>
      </w:pPr>
    </w:p>
    <w:p w14:paraId="7181EF00" w14:textId="77777777" w:rsidR="006827D0" w:rsidRPr="006D6005" w:rsidRDefault="006827D0" w:rsidP="008D2AAF">
      <w:pPr>
        <w:pStyle w:val="BodyA"/>
        <w:jc w:val="both"/>
        <w:rPr>
          <w:lang w:val="en-GB"/>
        </w:rPr>
      </w:pPr>
    </w:p>
    <w:p w14:paraId="20BACE56" w14:textId="77777777" w:rsidR="006827D0" w:rsidRPr="006D6005" w:rsidRDefault="006827D0" w:rsidP="008D2AAF">
      <w:pPr>
        <w:pStyle w:val="BodyA"/>
        <w:jc w:val="both"/>
        <w:rPr>
          <w:lang w:val="en-GB"/>
        </w:rPr>
      </w:pPr>
    </w:p>
    <w:p w14:paraId="398A6C1F" w14:textId="77777777" w:rsidR="006827D0" w:rsidRPr="006D6005" w:rsidRDefault="006827D0" w:rsidP="008D2AAF">
      <w:pPr>
        <w:pStyle w:val="BodyA"/>
        <w:jc w:val="both"/>
        <w:rPr>
          <w:lang w:val="en-GB"/>
        </w:rPr>
      </w:pPr>
    </w:p>
    <w:p w14:paraId="0E62A18E" w14:textId="77777777" w:rsidR="006827D0" w:rsidRPr="006D6005" w:rsidRDefault="006827D0" w:rsidP="008D2AAF">
      <w:pPr>
        <w:pStyle w:val="BodyA"/>
        <w:jc w:val="both"/>
        <w:rPr>
          <w:lang w:val="en-GB"/>
        </w:rPr>
      </w:pPr>
    </w:p>
    <w:p w14:paraId="78DC7237" w14:textId="77777777" w:rsidR="006827D0" w:rsidRPr="006D6005" w:rsidRDefault="006827D0" w:rsidP="008D2AAF">
      <w:pPr>
        <w:pStyle w:val="BodyA"/>
        <w:jc w:val="both"/>
        <w:rPr>
          <w:lang w:val="en-GB"/>
        </w:rPr>
      </w:pPr>
    </w:p>
    <w:p w14:paraId="3C169993" w14:textId="77777777" w:rsidR="006827D0" w:rsidRPr="006D6005" w:rsidRDefault="006827D0" w:rsidP="008D2AAF">
      <w:pPr>
        <w:pStyle w:val="BodyA"/>
        <w:jc w:val="both"/>
        <w:rPr>
          <w:lang w:val="en-GB"/>
        </w:rPr>
      </w:pPr>
    </w:p>
    <w:p w14:paraId="4A0E5DF7" w14:textId="77777777" w:rsidR="006827D0" w:rsidRPr="006D6005" w:rsidRDefault="006827D0" w:rsidP="008D2AAF">
      <w:pPr>
        <w:pStyle w:val="BodyA"/>
        <w:jc w:val="both"/>
        <w:rPr>
          <w:lang w:val="en-GB"/>
        </w:rPr>
      </w:pPr>
    </w:p>
    <w:p w14:paraId="2437A419" w14:textId="77777777" w:rsidR="006827D0" w:rsidRPr="006D6005" w:rsidRDefault="006827D0" w:rsidP="008D2AAF">
      <w:pPr>
        <w:pStyle w:val="BodyA"/>
        <w:jc w:val="both"/>
        <w:rPr>
          <w:lang w:val="en-GB"/>
        </w:rPr>
      </w:pPr>
    </w:p>
    <w:p w14:paraId="059F24FC" w14:textId="77777777" w:rsidR="006827D0" w:rsidRPr="006D6005" w:rsidRDefault="006827D0" w:rsidP="008D2AAF">
      <w:pPr>
        <w:pStyle w:val="BodyA"/>
        <w:jc w:val="both"/>
        <w:rPr>
          <w:lang w:val="en-GB"/>
        </w:rPr>
      </w:pPr>
    </w:p>
    <w:p w14:paraId="455A791D" w14:textId="77777777" w:rsidR="006827D0" w:rsidRPr="006D6005" w:rsidRDefault="006827D0" w:rsidP="008D2AAF">
      <w:pPr>
        <w:pStyle w:val="BodyA"/>
        <w:jc w:val="both"/>
        <w:rPr>
          <w:lang w:val="en-GB"/>
        </w:rPr>
      </w:pPr>
    </w:p>
    <w:p w14:paraId="3AE535C3" w14:textId="77777777" w:rsidR="008D2AAF" w:rsidRPr="006D6005"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0A240A">
        <w:rPr>
          <w:rFonts w:ascii="Palatino Linotype" w:eastAsia="Palatino Linotype" w:hAnsi="Palatino Linotype" w:cs="Palatino Linotype"/>
          <w:b/>
          <w:bCs/>
          <w:i/>
          <w:iCs/>
          <w:smallCaps/>
          <w:noProof/>
          <w:sz w:val="26"/>
          <w:szCs w:val="26"/>
          <w:lang w:val="en-US" w:eastAsia="en-US"/>
        </w:rPr>
        <mc:AlternateContent>
          <mc:Choice Requires="wps">
            <w:drawing>
              <wp:anchor distT="0" distB="0" distL="114300" distR="114300" simplePos="0" relativeHeight="251666432" behindDoc="0" locked="0" layoutInCell="1" allowOverlap="1" wp14:anchorId="52FB4945" wp14:editId="0D36B875">
                <wp:simplePos x="0" y="0"/>
                <wp:positionH relativeFrom="column">
                  <wp:posOffset>269875</wp:posOffset>
                </wp:positionH>
                <wp:positionV relativeFrom="paragraph">
                  <wp:posOffset>20955</wp:posOffset>
                </wp:positionV>
                <wp:extent cx="5743575" cy="40894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8940"/>
                        </a:xfrm>
                        <a:prstGeom prst="rect">
                          <a:avLst/>
                        </a:prstGeom>
                        <a:solidFill>
                          <a:srgbClr val="FFFFFF"/>
                        </a:solidFill>
                        <a:ln w="9525">
                          <a:noFill/>
                          <a:miter lim="800000"/>
                          <a:headEnd/>
                          <a:tailEnd/>
                        </a:ln>
                      </wps:spPr>
                      <wps:txbx>
                        <w:txbxContent>
                          <w:p w14:paraId="2C956CAD" w14:textId="77777777" w:rsidR="009307AE" w:rsidRPr="006827D0" w:rsidRDefault="009307AE">
                            <w:pPr>
                              <w:rPr>
                                <w:rFonts w:ascii="Palatino Linotype" w:hAnsi="Palatino Linotype"/>
                                <w:sz w:val="18"/>
                                <w:szCs w:val="18"/>
                              </w:rPr>
                            </w:pPr>
                            <w:r w:rsidRPr="006827D0">
                              <w:rPr>
                                <w:rFonts w:ascii="Palatino Linotype" w:hAnsi="Palatino Linotype"/>
                                <w:sz w:val="18"/>
                                <w:szCs w:val="18"/>
                              </w:rPr>
                              <w:t>Figure 10</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4945" id="_x0000_s1029" type="#_x0000_t202" style="position:absolute;left:0;text-align:left;margin-left:21.25pt;margin-top:1.65pt;width:452.25pt;height:32.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" stroked="f">
                <v:textbox style="mso-fit-shape-to-text:t">
                  <w:txbxContent>
                    <w:p w14:paraId="2C956CAD" w14:textId="77777777" w:rsidR="009307AE" w:rsidRPr="006827D0" w:rsidRDefault="009307AE">
                      <w:pPr>
                        <w:rPr>
                          <w:rFonts w:ascii="Palatino Linotype" w:hAnsi="Palatino Linotype"/>
                          <w:sz w:val="18"/>
                          <w:szCs w:val="18"/>
                        </w:rPr>
                      </w:pPr>
                      <w:r w:rsidRPr="006827D0">
                        <w:rPr>
                          <w:rFonts w:ascii="Palatino Linotype" w:hAnsi="Palatino Linotype"/>
                          <w:sz w:val="18"/>
                          <w:szCs w:val="18"/>
                        </w:rPr>
                        <w:t>Figure 10</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14:paraId="064C46B8" w14:textId="77777777" w:rsidR="008D2AAF" w:rsidRPr="006D6005"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3741C242" w14:textId="77777777" w:rsidR="00D21032" w:rsidRPr="006D600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6D6005">
        <w:rPr>
          <w:rFonts w:ascii="Palatino Linotype" w:eastAsia="Palatino Linotype" w:hAnsi="Palatino Linotype" w:cs="Palatino Linotype"/>
          <w:b/>
          <w:bCs/>
          <w:i/>
          <w:iCs/>
          <w:smallCaps/>
          <w:sz w:val="26"/>
          <w:szCs w:val="26"/>
          <w:lang w:val="en-GB"/>
        </w:rPr>
        <w:t>Discussion</w:t>
      </w:r>
    </w:p>
    <w:p w14:paraId="70C62767" w14:textId="77777777" w:rsidR="00BD3C25" w:rsidRPr="006D6005" w:rsidRDefault="00BD3C25" w:rsidP="008D2AAF">
      <w:pPr>
        <w:pStyle w:val="BodyA"/>
        <w:jc w:val="both"/>
        <w:rPr>
          <w:rFonts w:ascii="Palatino Linotype" w:hAnsi="Palatino Linotype"/>
          <w:lang w:val="en-GB"/>
        </w:rPr>
      </w:pPr>
    </w:p>
    <w:p w14:paraId="7CE29AEB" w14:textId="604E9DDE" w:rsidR="00BD3C25" w:rsidRPr="006D6005" w:rsidRDefault="00BD3C25" w:rsidP="008D2AAF">
      <w:pPr>
        <w:pStyle w:val="BodyA"/>
        <w:jc w:val="both"/>
        <w:rPr>
          <w:rFonts w:ascii="Palatino Linotype" w:hAnsi="Palatino Linotype"/>
          <w:lang w:val="en-GB"/>
        </w:rPr>
      </w:pPr>
      <w:r w:rsidRPr="006D6005">
        <w:rPr>
          <w:rFonts w:ascii="Palatino Linotype" w:hAnsi="Palatino Linotype"/>
          <w:lang w:val="en-GB"/>
        </w:rPr>
        <w:t xml:space="preserve">Within distractor absent trials </w:t>
      </w:r>
      <w:r w:rsidR="00E20699" w:rsidRPr="006D6005">
        <w:rPr>
          <w:rFonts w:ascii="Palatino Linotype" w:hAnsi="Palatino Linotype"/>
          <w:lang w:val="en-GB"/>
        </w:rPr>
        <w:t>participants</w:t>
      </w:r>
      <w:r w:rsidRPr="006D6005">
        <w:rPr>
          <w:rFonts w:ascii="Palatino Linotype" w:hAnsi="Palatino Linotype"/>
          <w:lang w:val="en-GB"/>
        </w:rPr>
        <w:t xml:space="preserve"> appeared to show very little</w:t>
      </w:r>
      <w:r w:rsidR="00594B98" w:rsidRPr="006D6005">
        <w:rPr>
          <w:rFonts w:ascii="Palatino Linotype" w:hAnsi="Palatino Linotype"/>
          <w:lang w:val="en-GB"/>
        </w:rPr>
        <w:t xml:space="preserve"> or no</w:t>
      </w:r>
      <w:r w:rsidRPr="006D6005">
        <w:rPr>
          <w:rFonts w:ascii="Palatino Linotype" w:hAnsi="Palatino Linotype"/>
          <w:lang w:val="en-GB"/>
        </w:rPr>
        <w:t xml:space="preserve"> awareness of eye movement errors. In distractor trials however</w:t>
      </w:r>
      <w:r w:rsidR="00594B98" w:rsidRPr="006D6005">
        <w:rPr>
          <w:rFonts w:ascii="Palatino Linotype" w:hAnsi="Palatino Linotype"/>
          <w:lang w:val="en-GB"/>
        </w:rPr>
        <w:t>,</w:t>
      </w:r>
      <w:r w:rsidRPr="006D6005">
        <w:rPr>
          <w:rFonts w:ascii="Palatino Linotype" w:hAnsi="Palatino Linotype"/>
          <w:lang w:val="en-GB"/>
        </w:rPr>
        <w:t xml:space="preserve"> participants generally report</w:t>
      </w:r>
      <w:r w:rsidR="00594B98" w:rsidRPr="006D6005">
        <w:rPr>
          <w:rFonts w:ascii="Palatino Linotype" w:hAnsi="Palatino Linotype"/>
          <w:lang w:val="en-GB"/>
        </w:rPr>
        <w:t>ed</w:t>
      </w:r>
      <w:r w:rsidRPr="006D6005">
        <w:rPr>
          <w:rFonts w:ascii="Palatino Linotype" w:hAnsi="Palatino Linotype"/>
          <w:lang w:val="en-GB"/>
        </w:rPr>
        <w:t xml:space="preserve"> more </w:t>
      </w:r>
      <w:r w:rsidR="00286497" w:rsidRPr="006D6005">
        <w:rPr>
          <w:rFonts w:ascii="Palatino Linotype" w:hAnsi="Palatino Linotype"/>
          <w:lang w:val="en-GB"/>
        </w:rPr>
        <w:t>erroneous</w:t>
      </w:r>
      <w:r w:rsidRPr="006D6005">
        <w:rPr>
          <w:rFonts w:ascii="Palatino Linotype" w:hAnsi="Palatino Linotype"/>
          <w:lang w:val="en-GB"/>
        </w:rPr>
        <w:t xml:space="preserve"> eye movements than correct and </w:t>
      </w:r>
      <w:r w:rsidR="00594B98" w:rsidRPr="006D6005">
        <w:rPr>
          <w:rFonts w:ascii="Palatino Linotype" w:hAnsi="Palatino Linotype"/>
          <w:lang w:val="en-GB"/>
        </w:rPr>
        <w:t xml:space="preserve">also generally </w:t>
      </w:r>
      <w:r w:rsidRPr="006D6005">
        <w:rPr>
          <w:rFonts w:ascii="Palatino Linotype" w:hAnsi="Palatino Linotype"/>
          <w:lang w:val="en-GB"/>
        </w:rPr>
        <w:t>execute</w:t>
      </w:r>
      <w:r w:rsidR="00594B98" w:rsidRPr="006D6005">
        <w:rPr>
          <w:rFonts w:ascii="Palatino Linotype" w:hAnsi="Palatino Linotype"/>
          <w:lang w:val="en-GB"/>
        </w:rPr>
        <w:t>d</w:t>
      </w:r>
      <w:r w:rsidRPr="006D6005">
        <w:rPr>
          <w:rFonts w:ascii="Palatino Linotype" w:hAnsi="Palatino Linotype"/>
          <w:lang w:val="en-GB"/>
        </w:rPr>
        <w:t xml:space="preserve"> more incorrect eye movements. These results are comparable to those found by </w:t>
      </w:r>
      <w:proofErr w:type="spellStart"/>
      <w:r w:rsidRPr="006D6005">
        <w:rPr>
          <w:rFonts w:ascii="Palatino Linotype" w:hAnsi="Palatino Linotype"/>
          <w:lang w:val="en-GB"/>
        </w:rPr>
        <w:t>Belopolsky</w:t>
      </w:r>
      <w:proofErr w:type="spellEnd"/>
      <w:r w:rsidRPr="006D6005">
        <w:rPr>
          <w:rFonts w:ascii="Palatino Linotype" w:hAnsi="Palatino Linotype"/>
          <w:lang w:val="en-GB"/>
        </w:rPr>
        <w:t xml:space="preserve">, Kramer and </w:t>
      </w:r>
      <w:proofErr w:type="spellStart"/>
      <w:r w:rsidRPr="006D6005">
        <w:rPr>
          <w:rFonts w:ascii="Palatino Linotype" w:hAnsi="Palatino Linotype"/>
          <w:lang w:val="en-GB"/>
        </w:rPr>
        <w:t>Theeuwes</w:t>
      </w:r>
      <w:proofErr w:type="spellEnd"/>
      <w:r w:rsidRPr="006D6005">
        <w:rPr>
          <w:rFonts w:ascii="Palatino Linotype" w:hAnsi="Palatino Linotype"/>
          <w:lang w:val="en-GB"/>
        </w:rPr>
        <w:t xml:space="preserve">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w:t>
      </w:r>
      <w:r w:rsidRPr="006D6005">
        <w:rPr>
          <w:rFonts w:ascii="Palatino Linotype" w:hAnsi="Palatino Linotype"/>
          <w:lang w:val="en-GB"/>
        </w:rPr>
        <w:lastRenderedPageBreak/>
        <w:t xml:space="preserve">movements in 5% of trials. </w:t>
      </w:r>
      <w:r w:rsidR="000A1E3F" w:rsidRPr="006D6005">
        <w:rPr>
          <w:rFonts w:ascii="Palatino Linotype" w:hAnsi="Palatino Linotype"/>
          <w:lang w:val="en-GB"/>
        </w:rPr>
        <w:t>Participants generally show</w:t>
      </w:r>
      <w:r w:rsidRPr="006D6005">
        <w:rPr>
          <w:rFonts w:ascii="Palatino Linotype" w:hAnsi="Palatino Linotype"/>
          <w:lang w:val="en-GB"/>
        </w:rPr>
        <w:t xml:space="preserve"> </w:t>
      </w:r>
      <w:r w:rsidR="00286497" w:rsidRPr="006D6005">
        <w:rPr>
          <w:rFonts w:ascii="Palatino Linotype" w:hAnsi="Palatino Linotype"/>
          <w:lang w:val="en-GB"/>
        </w:rPr>
        <w:t>their lowest level of eye movement awareness within this experiment however they also show the largest variation in performance. It was shown that attentional capture occurred with</w:t>
      </w:r>
      <w:r w:rsidR="00594B98" w:rsidRPr="006D6005">
        <w:rPr>
          <w:rFonts w:ascii="Palatino Linotype" w:hAnsi="Palatino Linotype"/>
          <w:lang w:val="en-GB"/>
        </w:rPr>
        <w:t>in</w:t>
      </w:r>
      <w:r w:rsidR="00286497" w:rsidRPr="006D6005">
        <w:rPr>
          <w:rFonts w:ascii="Palatino Linotype" w:hAnsi="Palatino Linotype"/>
          <w:lang w:val="en-GB"/>
        </w:rPr>
        <w:t xml:space="preserve"> distractor trials. Perhaps as participants</w:t>
      </w:r>
      <w:ins w:id="454" w:author="Alasdair Clarke" w:date="2016-02-03T15:41:00Z">
        <w:r w:rsidR="000F5B69">
          <w:rPr>
            <w:rFonts w:ascii="Palatino Linotype" w:hAnsi="Palatino Linotype"/>
            <w:lang w:val="en-GB"/>
          </w:rPr>
          <w:t>’</w:t>
        </w:r>
      </w:ins>
      <w:r w:rsidR="00286497" w:rsidRPr="006D6005">
        <w:rPr>
          <w:rFonts w:ascii="Palatino Linotype" w:hAnsi="Palatino Linotype"/>
          <w:lang w:val="en-GB"/>
        </w:rPr>
        <w:t xml:space="preserve"> attention was captured by the distractor this </w:t>
      </w:r>
      <w:r w:rsidR="00594B98" w:rsidRPr="006D6005">
        <w:rPr>
          <w:rFonts w:ascii="Palatino Linotype" w:hAnsi="Palatino Linotype"/>
          <w:lang w:val="en-GB"/>
        </w:rPr>
        <w:t xml:space="preserve">is </w:t>
      </w:r>
      <w:r w:rsidR="00286497" w:rsidRPr="006D6005">
        <w:rPr>
          <w:rFonts w:ascii="Palatino Linotype" w:hAnsi="Palatino Linotype"/>
          <w:lang w:val="en-GB"/>
        </w:rPr>
        <w:t>mis</w:t>
      </w:r>
      <w:del w:id="455" w:author="Alasdair Clarke" w:date="2016-02-03T15:41:00Z">
        <w:r w:rsidR="00286497" w:rsidRPr="006D6005" w:rsidDel="000F5B69">
          <w:rPr>
            <w:rFonts w:ascii="Palatino Linotype" w:hAnsi="Palatino Linotype"/>
            <w:lang w:val="en-GB"/>
          </w:rPr>
          <w:delText>-</w:delText>
        </w:r>
      </w:del>
      <w:r w:rsidR="00286497" w:rsidRPr="006D6005">
        <w:rPr>
          <w:rFonts w:ascii="Palatino Linotype" w:hAnsi="Palatino Linotype"/>
          <w:lang w:val="en-GB"/>
        </w:rPr>
        <w:t xml:space="preserve">interpreted to represent an erroneous eye movement. </w:t>
      </w:r>
      <w:bookmarkStart w:id="456" w:name="_GoBack"/>
      <w:bookmarkEnd w:id="456"/>
    </w:p>
    <w:p w14:paraId="1C5E16FE" w14:textId="77777777" w:rsidR="00BD3C25" w:rsidRPr="006D6005" w:rsidRDefault="00BD3C25" w:rsidP="008D2AAF">
      <w:pPr>
        <w:pStyle w:val="BodyA"/>
        <w:jc w:val="both"/>
        <w:rPr>
          <w:lang w:val="en-GB"/>
        </w:rPr>
      </w:pPr>
    </w:p>
    <w:p w14:paraId="60A4D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EE034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9009B13"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74A116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F8A6CAB"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C77A434"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4E32EB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2A8300F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EC7B958"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4F1E7415"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E582112"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5F98867"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0F2C198"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General Discussion</w:t>
      </w:r>
    </w:p>
    <w:p w14:paraId="7BF9A687" w14:textId="77777777" w:rsidR="00D21032" w:rsidRPr="006D6005" w:rsidRDefault="00D21032" w:rsidP="008D2AAF">
      <w:pPr>
        <w:pStyle w:val="BodyAA"/>
        <w:ind w:firstLine="720"/>
        <w:rPr>
          <w:lang w:val="en-GB"/>
        </w:rPr>
      </w:pPr>
    </w:p>
    <w:p w14:paraId="33767FBB" w14:textId="77777777" w:rsidR="00D21032" w:rsidRPr="006D6005" w:rsidRDefault="00D21032" w:rsidP="008D2AAF">
      <w:pPr>
        <w:pStyle w:val="BodyAA"/>
        <w:ind w:firstLine="720"/>
        <w:rPr>
          <w:lang w:val="en-GB"/>
        </w:rPr>
      </w:pPr>
    </w:p>
    <w:p w14:paraId="640F0385" w14:textId="77777777" w:rsidR="00D21032" w:rsidRPr="006D6005" w:rsidRDefault="00D21032" w:rsidP="008D2AAF">
      <w:pPr>
        <w:pStyle w:val="BodyAA"/>
        <w:ind w:firstLine="720"/>
        <w:rPr>
          <w:lang w:val="en-GB"/>
        </w:rPr>
      </w:pPr>
    </w:p>
    <w:p w14:paraId="2F06F64F" w14:textId="77777777" w:rsidR="00D21032" w:rsidRPr="006D6005" w:rsidRDefault="00D21032" w:rsidP="008D2AAF">
      <w:pPr>
        <w:pStyle w:val="BodyAA"/>
        <w:ind w:firstLine="720"/>
        <w:rPr>
          <w:lang w:val="en-GB"/>
        </w:rPr>
      </w:pPr>
    </w:p>
    <w:p w14:paraId="39240B3E" w14:textId="77777777" w:rsidR="00D21032" w:rsidRPr="006D6005" w:rsidRDefault="00D21032" w:rsidP="008D2AAF">
      <w:pPr>
        <w:pStyle w:val="BodyAA"/>
        <w:ind w:firstLine="720"/>
        <w:rPr>
          <w:lang w:val="en-GB"/>
        </w:rPr>
      </w:pPr>
    </w:p>
    <w:p w14:paraId="36D01B7F" w14:textId="77777777" w:rsidR="00D21032" w:rsidRPr="006D6005" w:rsidRDefault="00D21032" w:rsidP="008D2AAF">
      <w:pPr>
        <w:pStyle w:val="BodyAA"/>
        <w:ind w:firstLine="720"/>
        <w:rPr>
          <w:lang w:val="en-GB"/>
        </w:rPr>
      </w:pPr>
    </w:p>
    <w:p w14:paraId="68BBA609" w14:textId="77777777" w:rsidR="00D21032" w:rsidRPr="006D6005" w:rsidRDefault="00D21032" w:rsidP="008D2AAF">
      <w:pPr>
        <w:pStyle w:val="BodyAA"/>
        <w:ind w:firstLine="720"/>
        <w:rPr>
          <w:lang w:val="en-GB"/>
        </w:rPr>
      </w:pPr>
    </w:p>
    <w:p w14:paraId="01DD8B61" w14:textId="77777777" w:rsidR="00D21032" w:rsidRPr="006D6005" w:rsidRDefault="00D21032" w:rsidP="008D2AAF">
      <w:pPr>
        <w:pStyle w:val="BodyAA"/>
        <w:ind w:firstLine="720"/>
        <w:rPr>
          <w:lang w:val="en-GB"/>
        </w:rPr>
      </w:pPr>
    </w:p>
    <w:p w14:paraId="2B38AF21" w14:textId="77777777" w:rsidR="00D21032" w:rsidRPr="006D6005" w:rsidRDefault="00D21032" w:rsidP="00BD3C25">
      <w:pPr>
        <w:pStyle w:val="BodyAA"/>
        <w:rPr>
          <w:lang w:val="en-GB"/>
        </w:rPr>
      </w:pPr>
    </w:p>
    <w:p w14:paraId="38A342E2" w14:textId="77777777" w:rsidR="000A1E3F" w:rsidRPr="006D6005" w:rsidRDefault="000A1E3F" w:rsidP="00BD3C25">
      <w:pPr>
        <w:pStyle w:val="BodyAA"/>
        <w:rPr>
          <w:lang w:val="en-GB"/>
        </w:rPr>
      </w:pPr>
    </w:p>
    <w:p w14:paraId="6A49A3ED" w14:textId="77777777" w:rsidR="000A1E3F" w:rsidRPr="006D6005" w:rsidRDefault="000A1E3F" w:rsidP="00BD3C25">
      <w:pPr>
        <w:pStyle w:val="BodyAA"/>
        <w:rPr>
          <w:lang w:val="en-GB"/>
        </w:rPr>
      </w:pPr>
    </w:p>
    <w:p w14:paraId="2622B469" w14:textId="77777777" w:rsidR="000A1E3F" w:rsidRPr="006D6005" w:rsidRDefault="000A1E3F" w:rsidP="00BD3C25">
      <w:pPr>
        <w:pStyle w:val="BodyAA"/>
        <w:rPr>
          <w:lang w:val="en-GB"/>
        </w:rPr>
      </w:pPr>
    </w:p>
    <w:p w14:paraId="1C6FD68C" w14:textId="77777777" w:rsidR="000A1E3F" w:rsidRPr="006D6005" w:rsidRDefault="000A1E3F" w:rsidP="00BD3C25">
      <w:pPr>
        <w:pStyle w:val="BodyAA"/>
        <w:rPr>
          <w:lang w:val="en-GB"/>
        </w:rPr>
      </w:pPr>
    </w:p>
    <w:p w14:paraId="09866765" w14:textId="77777777" w:rsidR="000A1E3F" w:rsidRPr="006D6005" w:rsidRDefault="000A1E3F" w:rsidP="00BD3C25">
      <w:pPr>
        <w:pStyle w:val="BodyAA"/>
        <w:rPr>
          <w:lang w:val="en-GB"/>
        </w:rPr>
      </w:pPr>
    </w:p>
    <w:p w14:paraId="04393974" w14:textId="77777777" w:rsidR="000A1E3F" w:rsidRPr="006D6005" w:rsidRDefault="000A1E3F" w:rsidP="00BD3C25">
      <w:pPr>
        <w:pStyle w:val="BodyAA"/>
        <w:rPr>
          <w:lang w:val="en-GB"/>
        </w:rPr>
      </w:pPr>
    </w:p>
    <w:p w14:paraId="225DCD9E" w14:textId="77777777" w:rsidR="000A1E3F" w:rsidRPr="006D6005" w:rsidRDefault="000A1E3F" w:rsidP="00BD3C25">
      <w:pPr>
        <w:pStyle w:val="BodyAA"/>
        <w:rPr>
          <w:lang w:val="en-GB"/>
        </w:rPr>
      </w:pPr>
    </w:p>
    <w:p w14:paraId="03A5DBE7" w14:textId="77777777" w:rsidR="000A1E3F" w:rsidRPr="006D6005" w:rsidRDefault="000A1E3F" w:rsidP="00BD3C25">
      <w:pPr>
        <w:pStyle w:val="BodyAA"/>
        <w:rPr>
          <w:lang w:val="en-GB"/>
        </w:rPr>
      </w:pPr>
    </w:p>
    <w:p w14:paraId="0CF1D48F" w14:textId="77777777" w:rsidR="000A1E3F" w:rsidRPr="006D6005" w:rsidRDefault="000A1E3F" w:rsidP="00BD3C25">
      <w:pPr>
        <w:pStyle w:val="BodyAA"/>
        <w:rPr>
          <w:lang w:val="en-GB"/>
        </w:rPr>
      </w:pPr>
    </w:p>
    <w:p w14:paraId="347428CC" w14:textId="77777777" w:rsidR="000A1E3F" w:rsidRPr="006D6005" w:rsidRDefault="000A1E3F" w:rsidP="00BD3C25">
      <w:pPr>
        <w:pStyle w:val="BodyAA"/>
        <w:rPr>
          <w:lang w:val="en-GB"/>
        </w:rPr>
      </w:pPr>
    </w:p>
    <w:p w14:paraId="674DF273" w14:textId="77777777" w:rsidR="000A1E3F" w:rsidRPr="006D6005" w:rsidRDefault="000A1E3F" w:rsidP="00BD3C25">
      <w:pPr>
        <w:pStyle w:val="BodyAA"/>
        <w:rPr>
          <w:lang w:val="en-GB"/>
        </w:rPr>
      </w:pPr>
    </w:p>
    <w:p w14:paraId="345B0589" w14:textId="77777777" w:rsidR="000A1E3F" w:rsidRPr="006D6005" w:rsidRDefault="000A1E3F" w:rsidP="00BD3C25">
      <w:pPr>
        <w:pStyle w:val="BodyAA"/>
        <w:rPr>
          <w:lang w:val="en-GB"/>
        </w:rPr>
      </w:pPr>
    </w:p>
    <w:p w14:paraId="22F037DB" w14:textId="77777777" w:rsidR="000A1E3F" w:rsidRPr="006D6005" w:rsidRDefault="000A1E3F" w:rsidP="00BD3C25">
      <w:pPr>
        <w:pStyle w:val="BodyAA"/>
        <w:rPr>
          <w:lang w:val="en-GB"/>
        </w:rPr>
      </w:pPr>
    </w:p>
    <w:p w14:paraId="749B934A" w14:textId="77777777" w:rsidR="000A1E3F" w:rsidRPr="006D6005" w:rsidRDefault="000A1E3F" w:rsidP="00BD3C25">
      <w:pPr>
        <w:pStyle w:val="BodyAA"/>
        <w:rPr>
          <w:lang w:val="en-GB"/>
        </w:rPr>
      </w:pPr>
    </w:p>
    <w:p w14:paraId="0F6E69B5" w14:textId="77777777" w:rsidR="000A1E3F" w:rsidRPr="006D6005" w:rsidRDefault="000A1E3F" w:rsidP="00BD3C25">
      <w:pPr>
        <w:pStyle w:val="BodyAA"/>
        <w:rPr>
          <w:lang w:val="en-GB"/>
        </w:rPr>
      </w:pPr>
    </w:p>
    <w:p w14:paraId="19DA06EB" w14:textId="77777777" w:rsidR="000A1E3F" w:rsidRPr="006D6005" w:rsidRDefault="000A1E3F" w:rsidP="00BD3C25">
      <w:pPr>
        <w:pStyle w:val="BodyAA"/>
        <w:rPr>
          <w:lang w:val="en-GB"/>
        </w:rPr>
      </w:pPr>
    </w:p>
    <w:p w14:paraId="5C4827C2" w14:textId="77777777" w:rsidR="000A1E3F" w:rsidRPr="006D6005" w:rsidRDefault="000A1E3F" w:rsidP="00BD3C25">
      <w:pPr>
        <w:pStyle w:val="BodyAA"/>
        <w:rPr>
          <w:lang w:val="en-GB"/>
        </w:rPr>
      </w:pPr>
    </w:p>
    <w:p w14:paraId="572A14C4" w14:textId="77777777" w:rsidR="000A1E3F" w:rsidRPr="006D6005" w:rsidRDefault="000A1E3F" w:rsidP="00BD3C25">
      <w:pPr>
        <w:pStyle w:val="BodyAA"/>
        <w:rPr>
          <w:lang w:val="en-GB"/>
        </w:rPr>
      </w:pPr>
    </w:p>
    <w:p w14:paraId="046B9480" w14:textId="77777777" w:rsidR="000A1E3F" w:rsidRPr="006D6005" w:rsidRDefault="000A1E3F" w:rsidP="00BD3C25">
      <w:pPr>
        <w:pStyle w:val="BodyAA"/>
        <w:rPr>
          <w:lang w:val="en-GB"/>
        </w:rPr>
      </w:pPr>
    </w:p>
    <w:p w14:paraId="2E2C9831" w14:textId="77777777" w:rsidR="000A1E3F" w:rsidRPr="006D6005" w:rsidRDefault="000A1E3F" w:rsidP="00BD3C25">
      <w:pPr>
        <w:pStyle w:val="BodyAA"/>
        <w:rPr>
          <w:lang w:val="en-GB"/>
        </w:rPr>
      </w:pPr>
    </w:p>
    <w:p w14:paraId="7FD75149" w14:textId="77777777" w:rsidR="000A1E3F" w:rsidRPr="006D6005" w:rsidRDefault="000A1E3F" w:rsidP="00BD3C25">
      <w:pPr>
        <w:pStyle w:val="BodyAA"/>
        <w:rPr>
          <w:lang w:val="en-GB"/>
        </w:rPr>
      </w:pPr>
    </w:p>
    <w:p w14:paraId="02565449" w14:textId="77777777" w:rsidR="000A1E3F" w:rsidRPr="006D6005" w:rsidRDefault="000A1E3F" w:rsidP="00BD3C25">
      <w:pPr>
        <w:pStyle w:val="BodyAA"/>
        <w:rPr>
          <w:lang w:val="en-GB"/>
        </w:rPr>
      </w:pPr>
    </w:p>
    <w:p w14:paraId="44EC2440" w14:textId="77777777" w:rsidR="000A1E3F" w:rsidRPr="006D6005" w:rsidRDefault="000A1E3F" w:rsidP="00BD3C25">
      <w:pPr>
        <w:pStyle w:val="BodyAA"/>
        <w:rPr>
          <w:lang w:val="en-GB"/>
        </w:rPr>
      </w:pPr>
    </w:p>
    <w:p w14:paraId="323779C7" w14:textId="77777777" w:rsidR="000A1E3F" w:rsidRPr="006D6005" w:rsidRDefault="000A1E3F" w:rsidP="00BD3C25">
      <w:pPr>
        <w:pStyle w:val="BodyAA"/>
        <w:rPr>
          <w:lang w:val="en-GB"/>
        </w:rPr>
      </w:pPr>
    </w:p>
    <w:p w14:paraId="15479F90" w14:textId="77777777" w:rsidR="000A1E3F" w:rsidRPr="006D6005" w:rsidRDefault="000A1E3F" w:rsidP="00BD3C25">
      <w:pPr>
        <w:pStyle w:val="BodyAA"/>
        <w:rPr>
          <w:lang w:val="en-GB"/>
        </w:rPr>
      </w:pPr>
    </w:p>
    <w:p w14:paraId="77C109BC" w14:textId="77777777" w:rsidR="000A1E3F" w:rsidRPr="006D6005" w:rsidRDefault="000A1E3F" w:rsidP="00BD3C25">
      <w:pPr>
        <w:pStyle w:val="BodyAA"/>
        <w:rPr>
          <w:lang w:val="en-GB"/>
        </w:rPr>
      </w:pPr>
    </w:p>
    <w:p w14:paraId="439F7ADE" w14:textId="77777777" w:rsidR="000A1E3F" w:rsidRPr="006D6005" w:rsidRDefault="000A1E3F" w:rsidP="00BD3C25">
      <w:pPr>
        <w:pStyle w:val="BodyAA"/>
        <w:rPr>
          <w:lang w:val="en-GB"/>
        </w:rPr>
      </w:pPr>
    </w:p>
    <w:p w14:paraId="58395D01" w14:textId="77777777" w:rsidR="000A1E3F" w:rsidRPr="006D6005" w:rsidRDefault="000A1E3F" w:rsidP="00BD3C25">
      <w:pPr>
        <w:pStyle w:val="BodyAA"/>
        <w:rPr>
          <w:lang w:val="en-GB"/>
        </w:rPr>
      </w:pPr>
    </w:p>
    <w:p w14:paraId="2BB1DEB5" w14:textId="77777777" w:rsidR="000A1E3F" w:rsidRPr="006D6005" w:rsidRDefault="000A1E3F" w:rsidP="00BD3C25">
      <w:pPr>
        <w:pStyle w:val="BodyAA"/>
        <w:rPr>
          <w:lang w:val="en-GB"/>
        </w:rPr>
      </w:pPr>
    </w:p>
    <w:p w14:paraId="61B99C72" w14:textId="77777777" w:rsidR="000A1E3F" w:rsidRPr="006D6005" w:rsidRDefault="000A1E3F" w:rsidP="00BD3C25">
      <w:pPr>
        <w:pStyle w:val="BodyAA"/>
        <w:rPr>
          <w:lang w:val="en-GB"/>
        </w:rPr>
      </w:pPr>
    </w:p>
    <w:p w14:paraId="28B3A153" w14:textId="77777777" w:rsidR="000A1E3F" w:rsidRPr="006D6005" w:rsidRDefault="000A1E3F" w:rsidP="00BD3C25">
      <w:pPr>
        <w:pStyle w:val="BodyAA"/>
        <w:rPr>
          <w:lang w:val="en-GB"/>
        </w:rPr>
      </w:pPr>
    </w:p>
    <w:p w14:paraId="0E40B3D0" w14:textId="77777777" w:rsidR="000A1E3F" w:rsidRPr="006D6005" w:rsidRDefault="000A1E3F" w:rsidP="00BD3C25">
      <w:pPr>
        <w:pStyle w:val="BodyAA"/>
        <w:rPr>
          <w:lang w:val="en-GB"/>
        </w:rPr>
      </w:pPr>
    </w:p>
    <w:p w14:paraId="633EF10D" w14:textId="77777777" w:rsidR="000A1E3F" w:rsidRPr="006D6005" w:rsidRDefault="000A1E3F" w:rsidP="00BD3C25">
      <w:pPr>
        <w:pStyle w:val="BodyAA"/>
        <w:rPr>
          <w:lang w:val="en-GB"/>
        </w:rPr>
      </w:pPr>
    </w:p>
    <w:p w14:paraId="00B26C4C" w14:textId="77777777" w:rsidR="000A1E3F" w:rsidRPr="006D6005" w:rsidRDefault="000A1E3F" w:rsidP="00BD3C25">
      <w:pPr>
        <w:pStyle w:val="BodyAA"/>
        <w:rPr>
          <w:lang w:val="en-GB"/>
        </w:rPr>
      </w:pPr>
    </w:p>
    <w:p w14:paraId="57F15AA7" w14:textId="77777777" w:rsidR="000A1E3F" w:rsidRPr="006D6005" w:rsidRDefault="000A1E3F" w:rsidP="00BD3C25">
      <w:pPr>
        <w:pStyle w:val="BodyAA"/>
        <w:rPr>
          <w:lang w:val="en-GB"/>
        </w:rPr>
      </w:pPr>
    </w:p>
    <w:p w14:paraId="612F979A"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References</w:t>
      </w:r>
    </w:p>
    <w:p w14:paraId="79D7D991" w14:textId="77777777" w:rsidR="00D21032" w:rsidRPr="006D6005"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Yantis, S. (1993) Stimulus-driven attentional capture and attentional</w:t>
      </w:r>
    </w:p>
    <w:p w14:paraId="68C27BB8" w14:textId="77777777" w:rsidR="00D21032" w:rsidRPr="006D6005" w:rsidRDefault="009307AE" w:rsidP="008D2AAF">
      <w:pPr>
        <w:pStyle w:val="BodyA"/>
        <w:jc w:val="both"/>
        <w:rPr>
          <w:lang w:val="en-GB"/>
        </w:rPr>
      </w:pPr>
      <w:r w:rsidRPr="006D6005">
        <w:rPr>
          <w:rFonts w:ascii="Palatino Linotype" w:eastAsia="Palatino Linotype" w:hAnsi="Palatino Linotype" w:cs="Palatino Linotype"/>
          <w:lang w:val="en-GB"/>
        </w:rPr>
        <w:t>control settings. J. Exp. Psychol. Hum. Percept. Perform. 19, 676–681</w:t>
      </w:r>
    </w:p>
    <w:sectPr w:rsidR="00D21032" w:rsidRPr="006D600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Clarke" w:date="2016-02-03T10:41:00Z" w:initials="ADFC">
    <w:p w14:paraId="7F87B84F" w14:textId="77777777" w:rsidR="003A458C" w:rsidRDefault="003A458C">
      <w:pPr>
        <w:pStyle w:val="CommentText"/>
      </w:pPr>
      <w:r>
        <w:rPr>
          <w:rStyle w:val="CommentReference"/>
        </w:rPr>
        <w:annotationRef/>
      </w:r>
      <w:r>
        <w:rPr>
          <w:rStyle w:val="CommentReference"/>
        </w:rPr>
        <w:t>Rephrase</w:t>
      </w:r>
    </w:p>
  </w:comment>
  <w:comment w:id="80" w:author="Clarke" w:date="2016-02-03T11:05:00Z" w:initials="ADFC">
    <w:p w14:paraId="14B6B007" w14:textId="77777777" w:rsidR="00E92A9D" w:rsidRDefault="00E92A9D">
      <w:pPr>
        <w:pStyle w:val="CommentText"/>
      </w:pPr>
      <w:r>
        <w:rPr>
          <w:rStyle w:val="CommentReference"/>
        </w:rPr>
        <w:annotationRef/>
      </w:r>
      <w:r>
        <w:t>Do we want to jump into talking about attention, or do we first want to talk about eye movement awareness?</w:t>
      </w:r>
    </w:p>
  </w:comment>
  <w:comment w:id="185" w:author="Clarke" w:date="2016-02-03T12:27:00Z" w:initials="ADFC">
    <w:p w14:paraId="7384A82E" w14:textId="5F06B90C" w:rsidR="00186946" w:rsidRDefault="00186946">
      <w:pPr>
        <w:pStyle w:val="CommentText"/>
      </w:pPr>
      <w:r>
        <w:rPr>
          <w:rStyle w:val="CommentReference"/>
        </w:rPr>
        <w:annotationRef/>
      </w:r>
      <w:r>
        <w:t xml:space="preserve">I don’t think this is true? What about potential effects of bottom-up salience in the stimuli used by </w:t>
      </w:r>
      <w:proofErr w:type="spellStart"/>
      <w:r>
        <w:t>Foulsham</w:t>
      </w:r>
      <w:proofErr w:type="spellEnd"/>
      <w:r>
        <w:t>?</w:t>
      </w:r>
    </w:p>
  </w:comment>
  <w:comment w:id="210" w:author="Alasdair Clarke" w:date="2016-02-03T12:50:00Z" w:initials="ADFC">
    <w:p w14:paraId="1623708D" w14:textId="1A523756" w:rsidR="003E59ED" w:rsidRDefault="003E59ED">
      <w:pPr>
        <w:pStyle w:val="CommentText"/>
      </w:pPr>
      <w:r>
        <w:rPr>
          <w:rStyle w:val="CommentReference"/>
        </w:rPr>
        <w:annotationRef/>
      </w:r>
      <w:r>
        <w:t>?</w:t>
      </w:r>
    </w:p>
  </w:comment>
  <w:comment w:id="226" w:author="Alasdair Clarke" w:date="2016-02-03T13:12:00Z" w:initials="ADFC">
    <w:p w14:paraId="72316E4D" w14:textId="4E7F671D" w:rsidR="00C5499A" w:rsidRDefault="00C5499A">
      <w:pPr>
        <w:pStyle w:val="CommentText"/>
      </w:pPr>
      <w:r>
        <w:rPr>
          <w:rStyle w:val="CommentReference"/>
        </w:rPr>
        <w:annotationRef/>
      </w:r>
      <w:r>
        <w:t>Are we going to discuss our first paper on this topic?</w:t>
      </w:r>
    </w:p>
  </w:comment>
  <w:comment w:id="259" w:author="Alasdair Clarke" w:date="2016-02-03T13:11:00Z" w:initials="ADFC">
    <w:p w14:paraId="4407612D" w14:textId="4855A26A" w:rsidR="00C5499A" w:rsidRDefault="00C5499A">
      <w:pPr>
        <w:pStyle w:val="CommentText"/>
      </w:pPr>
      <w:r>
        <w:rPr>
          <w:rStyle w:val="CommentReference"/>
        </w:rPr>
        <w:annotationRef/>
      </w:r>
      <w:r>
        <w:t xml:space="preserve">Insert version number – reviewers have asked me for this info in the past. </w:t>
      </w:r>
    </w:p>
  </w:comment>
  <w:comment w:id="367" w:author="Alasdair Clarke" w:date="2016-02-03T13:22:00Z" w:initials="ADFC">
    <w:p w14:paraId="06BC66F2" w14:textId="35732A6C" w:rsidR="00735A5F" w:rsidRDefault="00735A5F">
      <w:pPr>
        <w:pStyle w:val="CommentText"/>
      </w:pPr>
      <w:r>
        <w:rPr>
          <w:rStyle w:val="CommentReference"/>
        </w:rPr>
        <w:annotationRef/>
      </w:r>
      <w:r>
        <w:t xml:space="preserve">I don’t think we need italics and quotation marks here? </w:t>
      </w:r>
    </w:p>
  </w:comment>
  <w:comment w:id="373" w:author="Mahon, Aoife" w:date="2016-02-02T19:15:00Z" w:initials="AM">
    <w:p w14:paraId="3F8BC3CD" w14:textId="4766BB8D" w:rsidR="00DD773F" w:rsidRDefault="00DD773F">
      <w:pPr>
        <w:pStyle w:val="CommentText"/>
      </w:pPr>
      <w:r>
        <w:rPr>
          <w:rStyle w:val="CommentReference"/>
        </w:rPr>
        <w:annotationRef/>
      </w:r>
      <w:r>
        <w:t xml:space="preserve">Make this bigger or more clear, </w:t>
      </w:r>
      <w:r w:rsidR="000A1E3F">
        <w:t>cannot</w:t>
      </w:r>
      <w:r>
        <w:t xml:space="preserve"> really see the </w:t>
      </w:r>
      <w:r w:rsidR="00E81BDA">
        <w:t>c</w:t>
      </w:r>
    </w:p>
  </w:comment>
  <w:comment w:id="379" w:author="Alasdair Clarke" w:date="2016-02-03T13:29:00Z" w:initials="ADFC">
    <w:p w14:paraId="63973593" w14:textId="4628BB63" w:rsidR="00735A5F" w:rsidRDefault="00735A5F">
      <w:pPr>
        <w:pStyle w:val="CommentText"/>
      </w:pPr>
      <w:r>
        <w:rPr>
          <w:rStyle w:val="CommentReference"/>
        </w:rPr>
        <w:annotationRef/>
      </w:r>
      <w:r>
        <w:t>I don’t remember, so we should double check: do we keep all data in, or remove incorrect trials?</w:t>
      </w:r>
    </w:p>
  </w:comment>
  <w:comment w:id="390" w:author="Mahon, Aoife" w:date="2016-02-02T18:57:00Z" w:initials="AM">
    <w:p w14:paraId="6FE35F58" w14:textId="77777777" w:rsidR="00DD773F" w:rsidRDefault="00DD773F">
      <w:pPr>
        <w:pStyle w:val="CommentText"/>
      </w:pPr>
      <w:r>
        <w:rPr>
          <w:rStyle w:val="CommentReference"/>
        </w:rPr>
        <w:annotationRef/>
      </w:r>
      <w:r>
        <w:t>Correct participant 1D numbers and labels</w:t>
      </w:r>
    </w:p>
  </w:comment>
  <w:comment w:id="392" w:author="UOA" w:date="2015-07-20T11:00:00Z" w:initials="">
    <w:p w14:paraId="00CDA4F0" w14:textId="77777777" w:rsidR="009307AE" w:rsidRDefault="009307AE">
      <w:pPr>
        <w:pStyle w:val="Default"/>
      </w:pPr>
    </w:p>
    <w:p w14:paraId="6C3D494D" w14:textId="77777777" w:rsidR="009307AE" w:rsidRDefault="009307AE">
      <w:pPr>
        <w:pStyle w:val="Default"/>
      </w:pPr>
      <w:r>
        <w:rPr>
          <w:rFonts w:eastAsia="Arial Unicode MS" w:cs="Arial Unicode MS"/>
        </w:rPr>
        <w:t>How accurate would they be if they simply reported all their saccades as “good”?</w:t>
      </w:r>
    </w:p>
  </w:comment>
  <w:comment w:id="393" w:author="Alasdair Clarke" w:date="2016-02-03T14:00:00Z" w:initials="ADFC">
    <w:p w14:paraId="115DDA2C" w14:textId="1EFDA579" w:rsidR="007B2A04" w:rsidRDefault="007B2A04">
      <w:pPr>
        <w:pStyle w:val="CommentText"/>
      </w:pPr>
      <w:r>
        <w:rPr>
          <w:rStyle w:val="CommentReference"/>
        </w:rPr>
        <w:annotationRef/>
      </w:r>
      <w:r>
        <w:t>Recall would be 0% and precision would be undefined.</w:t>
      </w:r>
    </w:p>
    <w:p w14:paraId="641544CF" w14:textId="77777777" w:rsidR="007B2A04" w:rsidRDefault="007B2A04">
      <w:pPr>
        <w:pStyle w:val="CommentText"/>
      </w:pPr>
    </w:p>
    <w:p w14:paraId="03C1D87F" w14:textId="5328B83F" w:rsidR="007B2A04" w:rsidRDefault="007B2A04">
      <w:pPr>
        <w:pStyle w:val="CommentText"/>
      </w:pPr>
      <w:r>
        <w:t>If they classified everything as bad, recall would be 100% but precision would be whatever the proportion of bad saccades is in the data.</w:t>
      </w:r>
    </w:p>
  </w:comment>
  <w:comment w:id="395" w:author="UOA" w:date="2015-07-20T11:00:00Z" w:initials="">
    <w:p w14:paraId="0631FF12" w14:textId="77777777" w:rsidR="009307AE" w:rsidRDefault="009307AE"/>
    <w:p w14:paraId="47130A5D" w14:textId="77777777" w:rsidR="009307AE" w:rsidRDefault="009307AE">
      <w:r>
        <w:rPr>
          <w:rFonts w:ascii="Helvetica" w:hAnsi="Helvetica" w:cs="Arial Unicode MS"/>
        </w:rPr>
        <w:t>Remove F1 score</w:t>
      </w:r>
    </w:p>
  </w:comment>
  <w:comment w:id="399" w:author="Alasdair Clarke" w:date="2016-02-03T14:09:00Z" w:initials="ADFC">
    <w:p w14:paraId="689EDFB3" w14:textId="2026ECE2" w:rsidR="00565FF3" w:rsidRDefault="00565FF3">
      <w:pPr>
        <w:pStyle w:val="CommentText"/>
      </w:pPr>
      <w:r>
        <w:rPr>
          <w:rStyle w:val="CommentReference"/>
        </w:rPr>
        <w:annotationRef/>
      </w:r>
      <w:r>
        <w:t xml:space="preserve">Given we only have two or three </w:t>
      </w:r>
      <w:proofErr w:type="gramStart"/>
      <w:r>
        <w:t>points,</w:t>
      </w:r>
      <w:proofErr w:type="gramEnd"/>
      <w:r>
        <w:t xml:space="preserve"> a bar chart is probably more appropriate than a boxplot here?</w:t>
      </w:r>
    </w:p>
  </w:comment>
  <w:comment w:id="403" w:author="Alasdair Clarke" w:date="2016-02-03T14:18:00Z" w:initials="ADFC">
    <w:p w14:paraId="7EAE7B17" w14:textId="6B0C5CC4" w:rsidR="00C444FD" w:rsidRPr="00C444FD" w:rsidRDefault="00C444FD">
      <w:pPr>
        <w:pStyle w:val="CommentText"/>
        <w:rPr>
          <w:sz w:val="16"/>
          <w:szCs w:val="16"/>
        </w:rPr>
      </w:pPr>
      <w:r>
        <w:rPr>
          <w:rStyle w:val="CommentReference"/>
        </w:rPr>
        <w:annotationRef/>
      </w:r>
      <w:r>
        <w:rPr>
          <w:rStyle w:val="CommentReference"/>
        </w:rPr>
        <w:t>Is this defined anywhere?</w:t>
      </w:r>
    </w:p>
  </w:comment>
  <w:comment w:id="413" w:author="Author" w:date="2015-11-15T17:22:00Z" w:initials="">
    <w:p w14:paraId="40816DCC" w14:textId="77777777" w:rsidR="009307AE" w:rsidRDefault="009307AE">
      <w:pPr>
        <w:pStyle w:val="Default"/>
      </w:pPr>
    </w:p>
    <w:p w14:paraId="405E070C" w14:textId="77777777" w:rsidR="009307AE" w:rsidRDefault="009307AE">
      <w:pPr>
        <w:pStyle w:val="Default"/>
      </w:pPr>
      <w:r>
        <w:rPr>
          <w:rFonts w:eastAsia="Arial Unicode MS" w:cs="Arial Unicode MS"/>
        </w:rPr>
        <w:t>Change, need a c in distractor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87B84F" w15:done="0"/>
  <w15:commentEx w15:paraId="14B6B007" w15:done="0"/>
  <w15:commentEx w15:paraId="7384A82E" w15:done="0"/>
  <w15:commentEx w15:paraId="1623708D" w15:done="0"/>
  <w15:commentEx w15:paraId="72316E4D" w15:done="0"/>
  <w15:commentEx w15:paraId="4407612D" w15:done="0"/>
  <w15:commentEx w15:paraId="06BC66F2" w15:done="0"/>
  <w15:commentEx w15:paraId="3F8BC3CD" w15:done="0"/>
  <w15:commentEx w15:paraId="63973593" w15:done="0"/>
  <w15:commentEx w15:paraId="6FE35F58" w15:done="0"/>
  <w15:commentEx w15:paraId="6C3D494D" w15:done="0"/>
  <w15:commentEx w15:paraId="03C1D87F" w15:paraIdParent="6C3D494D" w15:done="0"/>
  <w15:commentEx w15:paraId="47130A5D" w15:done="0"/>
  <w15:commentEx w15:paraId="689EDFB3" w15:done="0"/>
  <w15:commentEx w15:paraId="7EAE7B17" w15:done="0"/>
  <w15:commentEx w15:paraId="405E070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64DE0" w14:textId="77777777" w:rsidR="009455C1" w:rsidRDefault="009455C1">
      <w:r>
        <w:separator/>
      </w:r>
    </w:p>
  </w:endnote>
  <w:endnote w:type="continuationSeparator" w:id="0">
    <w:p w14:paraId="25169262" w14:textId="77777777" w:rsidR="009455C1" w:rsidRDefault="0094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4BF5F" w14:textId="77777777" w:rsidR="009455C1" w:rsidRDefault="009455C1">
      <w:r>
        <w:separator/>
      </w:r>
    </w:p>
  </w:footnote>
  <w:footnote w:type="continuationSeparator" w:id="0">
    <w:p w14:paraId="6610688E" w14:textId="77777777" w:rsidR="009455C1" w:rsidRDefault="009455C1">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sdair Clarke">
    <w15:presenceInfo w15:providerId="None" w15:userId="Alasdair Clarke"/>
  </w15:person>
  <w15:person w15:author="Clarke">
    <w15:presenceInfo w15:providerId="None" w15:userId="Cl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56C4E"/>
    <w:rsid w:val="00093B15"/>
    <w:rsid w:val="000A1E3F"/>
    <w:rsid w:val="000A240A"/>
    <w:rsid w:val="000F5B69"/>
    <w:rsid w:val="001273CD"/>
    <w:rsid w:val="00141FC0"/>
    <w:rsid w:val="00186946"/>
    <w:rsid w:val="001D1AAF"/>
    <w:rsid w:val="00286497"/>
    <w:rsid w:val="002A0ED3"/>
    <w:rsid w:val="002E7553"/>
    <w:rsid w:val="00374EDE"/>
    <w:rsid w:val="003A458C"/>
    <w:rsid w:val="003E59ED"/>
    <w:rsid w:val="003E64C5"/>
    <w:rsid w:val="00447347"/>
    <w:rsid w:val="004665E9"/>
    <w:rsid w:val="004D6DF6"/>
    <w:rsid w:val="00530906"/>
    <w:rsid w:val="00554179"/>
    <w:rsid w:val="00555DB3"/>
    <w:rsid w:val="00565FF3"/>
    <w:rsid w:val="00594B98"/>
    <w:rsid w:val="005954FE"/>
    <w:rsid w:val="00616AD7"/>
    <w:rsid w:val="006212B1"/>
    <w:rsid w:val="00665B4A"/>
    <w:rsid w:val="006827D0"/>
    <w:rsid w:val="006D0075"/>
    <w:rsid w:val="006D2045"/>
    <w:rsid w:val="006D6005"/>
    <w:rsid w:val="006D7A20"/>
    <w:rsid w:val="00705171"/>
    <w:rsid w:val="00715495"/>
    <w:rsid w:val="00735A5F"/>
    <w:rsid w:val="007469A8"/>
    <w:rsid w:val="00773DE8"/>
    <w:rsid w:val="007B2A04"/>
    <w:rsid w:val="00842C05"/>
    <w:rsid w:val="0084471E"/>
    <w:rsid w:val="00852F7F"/>
    <w:rsid w:val="00876C31"/>
    <w:rsid w:val="00893A16"/>
    <w:rsid w:val="00897098"/>
    <w:rsid w:val="008D2AAF"/>
    <w:rsid w:val="009307AE"/>
    <w:rsid w:val="009455C1"/>
    <w:rsid w:val="00963FE1"/>
    <w:rsid w:val="009F2E1F"/>
    <w:rsid w:val="00A054E3"/>
    <w:rsid w:val="00A34224"/>
    <w:rsid w:val="00A54A15"/>
    <w:rsid w:val="00AA66A5"/>
    <w:rsid w:val="00AE2ADD"/>
    <w:rsid w:val="00AE476D"/>
    <w:rsid w:val="00BD3C25"/>
    <w:rsid w:val="00BF7C59"/>
    <w:rsid w:val="00C10752"/>
    <w:rsid w:val="00C20DE1"/>
    <w:rsid w:val="00C444FD"/>
    <w:rsid w:val="00C5499A"/>
    <w:rsid w:val="00CD42F3"/>
    <w:rsid w:val="00D21010"/>
    <w:rsid w:val="00D21032"/>
    <w:rsid w:val="00D67B2C"/>
    <w:rsid w:val="00DB550A"/>
    <w:rsid w:val="00DD1A10"/>
    <w:rsid w:val="00DD399E"/>
    <w:rsid w:val="00DD773F"/>
    <w:rsid w:val="00E04650"/>
    <w:rsid w:val="00E20699"/>
    <w:rsid w:val="00E226C7"/>
    <w:rsid w:val="00E37F60"/>
    <w:rsid w:val="00E7721B"/>
    <w:rsid w:val="00E81BDA"/>
    <w:rsid w:val="00E92A9D"/>
    <w:rsid w:val="00EB02A6"/>
    <w:rsid w:val="00ED4800"/>
    <w:rsid w:val="00FA48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B0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AFCBC-AEA0-4F40-8C3A-1046AF09D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19</Pages>
  <Words>5893</Words>
  <Characters>33591</Characters>
  <Application>Microsoft Macintosh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39406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Alasdair Clarke</cp:lastModifiedBy>
  <cp:revision>32</cp:revision>
  <dcterms:created xsi:type="dcterms:W3CDTF">2016-02-02T14:34:00Z</dcterms:created>
  <dcterms:modified xsi:type="dcterms:W3CDTF">2016-02-03T15:41:00Z</dcterms:modified>
</cp:coreProperties>
</file>